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687"/>
        <w:tblW w:w="9889" w:type="dxa"/>
        <w:tblLayout w:type="fixed"/>
        <w:tblLook w:val="0000" w:firstRow="0" w:lastRow="0" w:firstColumn="0" w:lastColumn="0" w:noHBand="0" w:noVBand="0"/>
      </w:tblPr>
      <w:tblGrid>
        <w:gridCol w:w="6487"/>
        <w:gridCol w:w="3402"/>
      </w:tblGrid>
      <w:tr w:rsidR="009F6520" w14:paraId="01D58707" w14:textId="77777777" w:rsidTr="00876A8A">
        <w:trPr>
          <w:cantSplit/>
        </w:trPr>
        <w:tc>
          <w:tcPr>
            <w:tcW w:w="6487" w:type="dxa"/>
            <w:vAlign w:val="center"/>
          </w:tcPr>
          <w:p w14:paraId="6DED51A5" w14:textId="77777777" w:rsidR="009F6520" w:rsidRPr="00D8032B" w:rsidRDefault="009F6520" w:rsidP="009F6520">
            <w:pPr>
              <w:shd w:val="solid" w:color="FFFFFF" w:fill="FFFFFF"/>
              <w:spacing w:before="0"/>
              <w:rPr>
                <w:rFonts w:ascii="Verdana" w:hAnsi="Verdana" w:cs="Times New Roman Bold"/>
                <w:b/>
                <w:bCs/>
                <w:sz w:val="26"/>
                <w:szCs w:val="26"/>
              </w:rPr>
            </w:pPr>
            <w:r>
              <w:rPr>
                <w:rFonts w:ascii="Verdana" w:hAnsi="Verdana" w:cs="Times New Roman Bold"/>
                <w:b/>
                <w:bCs/>
                <w:sz w:val="26"/>
                <w:szCs w:val="26"/>
              </w:rPr>
              <w:t>Radiocommunication Study Groups</w:t>
            </w:r>
          </w:p>
        </w:tc>
        <w:tc>
          <w:tcPr>
            <w:tcW w:w="3402" w:type="dxa"/>
          </w:tcPr>
          <w:p w14:paraId="4462153C" w14:textId="77777777" w:rsidR="009F6520" w:rsidRDefault="008614B2" w:rsidP="008614B2">
            <w:pPr>
              <w:shd w:val="solid" w:color="FFFFFF" w:fill="FFFFFF"/>
              <w:spacing w:before="0" w:line="240" w:lineRule="atLeast"/>
            </w:pPr>
            <w:bookmarkStart w:id="0" w:name="ditulogo"/>
            <w:bookmarkEnd w:id="0"/>
            <w:r>
              <w:rPr>
                <w:noProof/>
                <w:lang w:val="en-US"/>
              </w:rPr>
              <w:drawing>
                <wp:inline distT="0" distB="0" distL="0" distR="0" wp14:anchorId="42787379" wp14:editId="7BD8AB63">
                  <wp:extent cx="765175" cy="76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TU official logo-blu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1186" cy="771186"/>
                          </a:xfrm>
                          <a:prstGeom prst="rect">
                            <a:avLst/>
                          </a:prstGeom>
                        </pic:spPr>
                      </pic:pic>
                    </a:graphicData>
                  </a:graphic>
                </wp:inline>
              </w:drawing>
            </w:r>
          </w:p>
        </w:tc>
      </w:tr>
      <w:tr w:rsidR="000069D4" w:rsidRPr="0051782D" w14:paraId="312D2CB8" w14:textId="77777777" w:rsidTr="00876A8A">
        <w:trPr>
          <w:cantSplit/>
        </w:trPr>
        <w:tc>
          <w:tcPr>
            <w:tcW w:w="6487" w:type="dxa"/>
            <w:tcBorders>
              <w:bottom w:val="single" w:sz="12" w:space="0" w:color="auto"/>
            </w:tcBorders>
          </w:tcPr>
          <w:p w14:paraId="77A9BE0E" w14:textId="77777777" w:rsidR="000069D4" w:rsidRPr="00163271" w:rsidRDefault="000069D4" w:rsidP="00A5173C">
            <w:pPr>
              <w:shd w:val="solid" w:color="FFFFFF" w:fill="FFFFFF"/>
              <w:spacing w:before="0" w:after="48"/>
              <w:rPr>
                <w:rFonts w:ascii="Verdana" w:hAnsi="Verdana" w:cs="Times New Roman Bold"/>
                <w:b/>
                <w:sz w:val="22"/>
                <w:szCs w:val="22"/>
              </w:rPr>
            </w:pPr>
          </w:p>
        </w:tc>
        <w:tc>
          <w:tcPr>
            <w:tcW w:w="3402" w:type="dxa"/>
            <w:tcBorders>
              <w:bottom w:val="single" w:sz="12" w:space="0" w:color="auto"/>
            </w:tcBorders>
          </w:tcPr>
          <w:p w14:paraId="45ED06DD" w14:textId="77777777" w:rsidR="000069D4" w:rsidRPr="0051782D" w:rsidRDefault="000069D4" w:rsidP="00A5173C">
            <w:pPr>
              <w:shd w:val="solid" w:color="FFFFFF" w:fill="FFFFFF"/>
              <w:spacing w:before="0" w:after="48" w:line="240" w:lineRule="atLeast"/>
              <w:rPr>
                <w:sz w:val="22"/>
                <w:szCs w:val="22"/>
                <w:lang w:val="en-US"/>
              </w:rPr>
            </w:pPr>
          </w:p>
        </w:tc>
      </w:tr>
      <w:tr w:rsidR="000069D4" w14:paraId="20738C12" w14:textId="77777777" w:rsidTr="00876A8A">
        <w:trPr>
          <w:cantSplit/>
        </w:trPr>
        <w:tc>
          <w:tcPr>
            <w:tcW w:w="6487" w:type="dxa"/>
            <w:tcBorders>
              <w:top w:val="single" w:sz="12" w:space="0" w:color="auto"/>
            </w:tcBorders>
          </w:tcPr>
          <w:p w14:paraId="2D195FEB" w14:textId="77777777" w:rsidR="000069D4" w:rsidRPr="0051782D" w:rsidRDefault="000069D4" w:rsidP="00A5173C">
            <w:pPr>
              <w:shd w:val="solid" w:color="FFFFFF" w:fill="FFFFFF"/>
              <w:spacing w:before="0" w:after="48"/>
              <w:rPr>
                <w:rFonts w:ascii="Verdana" w:hAnsi="Verdana" w:cs="Times New Roman Bold"/>
                <w:bCs/>
                <w:sz w:val="22"/>
                <w:szCs w:val="22"/>
              </w:rPr>
            </w:pPr>
          </w:p>
        </w:tc>
        <w:tc>
          <w:tcPr>
            <w:tcW w:w="3402" w:type="dxa"/>
            <w:tcBorders>
              <w:top w:val="single" w:sz="12" w:space="0" w:color="auto"/>
            </w:tcBorders>
          </w:tcPr>
          <w:p w14:paraId="41818261" w14:textId="77777777" w:rsidR="000069D4" w:rsidRPr="00710D66" w:rsidRDefault="000069D4" w:rsidP="00A5173C">
            <w:pPr>
              <w:shd w:val="solid" w:color="FFFFFF" w:fill="FFFFFF"/>
              <w:spacing w:before="0" w:after="48" w:line="240" w:lineRule="atLeast"/>
              <w:rPr>
                <w:lang w:val="en-US"/>
              </w:rPr>
            </w:pPr>
          </w:p>
        </w:tc>
      </w:tr>
      <w:tr w:rsidR="000069D4" w14:paraId="4ECB9F57" w14:textId="77777777" w:rsidTr="00876A8A">
        <w:trPr>
          <w:cantSplit/>
        </w:trPr>
        <w:tc>
          <w:tcPr>
            <w:tcW w:w="6487" w:type="dxa"/>
            <w:vMerge w:val="restart"/>
          </w:tcPr>
          <w:p w14:paraId="0BD1574C" w14:textId="77777777" w:rsidR="000069D4" w:rsidRDefault="008614B2" w:rsidP="008614B2">
            <w:pPr>
              <w:shd w:val="solid" w:color="FFFFFF" w:fill="FFFFFF"/>
              <w:tabs>
                <w:tab w:val="clear" w:pos="1134"/>
                <w:tab w:val="clear" w:pos="1871"/>
                <w:tab w:val="clear" w:pos="2268"/>
              </w:tabs>
              <w:spacing w:before="0" w:after="240"/>
              <w:ind w:left="1134" w:hanging="1134"/>
              <w:rPr>
                <w:rFonts w:ascii="Verdana" w:hAnsi="Verdana"/>
                <w:sz w:val="20"/>
              </w:rPr>
            </w:pPr>
            <w:bookmarkStart w:id="1" w:name="recibido"/>
            <w:bookmarkStart w:id="2" w:name="dnum" w:colFirst="1" w:colLast="1"/>
            <w:bookmarkEnd w:id="1"/>
            <w:r>
              <w:rPr>
                <w:rFonts w:ascii="Verdana" w:hAnsi="Verdana"/>
                <w:sz w:val="20"/>
              </w:rPr>
              <w:t>Received:</w:t>
            </w:r>
            <w:r>
              <w:rPr>
                <w:rFonts w:ascii="Verdana" w:hAnsi="Verdana"/>
                <w:sz w:val="20"/>
              </w:rPr>
              <w:tab/>
              <w:t xml:space="preserve"> </w:t>
            </w:r>
            <w:r w:rsidRPr="00C05150">
              <w:rPr>
                <w:rFonts w:ascii="Verdana" w:hAnsi="Verdana"/>
                <w:sz w:val="20"/>
              </w:rPr>
              <w:t>Date</w:t>
            </w:r>
            <w:r>
              <w:rPr>
                <w:rFonts w:ascii="Verdana" w:hAnsi="Verdana"/>
                <w:sz w:val="20"/>
              </w:rPr>
              <w:t xml:space="preserve"> 20</w:t>
            </w:r>
            <w:r w:rsidR="00B27DDF">
              <w:rPr>
                <w:rFonts w:ascii="Verdana" w:hAnsi="Verdana"/>
                <w:sz w:val="20"/>
              </w:rPr>
              <w:t>xx</w:t>
            </w:r>
          </w:p>
          <w:p w14:paraId="790EC065" w14:textId="77777777" w:rsidR="008614B2" w:rsidRPr="00982084" w:rsidRDefault="008614B2" w:rsidP="008614B2">
            <w:pPr>
              <w:shd w:val="solid" w:color="FFFFFF" w:fill="FFFFFF"/>
              <w:tabs>
                <w:tab w:val="clear" w:pos="1134"/>
                <w:tab w:val="clear" w:pos="1871"/>
                <w:tab w:val="clear" w:pos="2268"/>
              </w:tabs>
              <w:spacing w:before="0" w:after="240"/>
              <w:ind w:left="1134" w:hanging="1134"/>
              <w:rPr>
                <w:rFonts w:ascii="Verdana" w:hAnsi="Verdana"/>
                <w:sz w:val="20"/>
              </w:rPr>
            </w:pPr>
            <w:r>
              <w:rPr>
                <w:rFonts w:ascii="Verdana" w:hAnsi="Verdana"/>
                <w:sz w:val="20"/>
              </w:rPr>
              <w:t>Subject:</w:t>
            </w:r>
            <w:r>
              <w:rPr>
                <w:rFonts w:ascii="Verdana" w:hAnsi="Verdana"/>
                <w:sz w:val="20"/>
              </w:rPr>
              <w:tab/>
            </w:r>
          </w:p>
        </w:tc>
        <w:tc>
          <w:tcPr>
            <w:tcW w:w="3402" w:type="dxa"/>
          </w:tcPr>
          <w:p w14:paraId="45F7CEF6" w14:textId="6FB16AA7" w:rsidR="000069D4" w:rsidRPr="008614B2" w:rsidRDefault="008614B2" w:rsidP="00A5173C">
            <w:pPr>
              <w:shd w:val="solid" w:color="FFFFFF" w:fill="FFFFFF"/>
              <w:spacing w:before="0" w:line="240" w:lineRule="atLeast"/>
              <w:rPr>
                <w:rFonts w:ascii="Verdana" w:hAnsi="Verdana"/>
                <w:sz w:val="20"/>
                <w:lang w:eastAsia="zh-CN"/>
              </w:rPr>
            </w:pPr>
            <w:r>
              <w:rPr>
                <w:rFonts w:ascii="Verdana" w:hAnsi="Verdana"/>
                <w:b/>
                <w:sz w:val="20"/>
                <w:lang w:eastAsia="zh-CN"/>
              </w:rPr>
              <w:t xml:space="preserve">Document </w:t>
            </w:r>
            <w:r w:rsidR="00F15845">
              <w:rPr>
                <w:rFonts w:ascii="Verdana" w:hAnsi="Verdana"/>
                <w:b/>
                <w:sz w:val="20"/>
                <w:lang w:eastAsia="zh-CN"/>
              </w:rPr>
              <w:t>5D</w:t>
            </w:r>
            <w:r>
              <w:rPr>
                <w:rFonts w:ascii="Verdana" w:hAnsi="Verdana"/>
                <w:b/>
                <w:sz w:val="20"/>
                <w:lang w:eastAsia="zh-CN"/>
              </w:rPr>
              <w:t>/</w:t>
            </w:r>
            <w:r w:rsidR="00F15845">
              <w:rPr>
                <w:rFonts w:ascii="Verdana" w:hAnsi="Verdana"/>
                <w:b/>
                <w:sz w:val="20"/>
                <w:lang w:eastAsia="zh-CN"/>
              </w:rPr>
              <w:t>XXX</w:t>
            </w:r>
            <w:r>
              <w:rPr>
                <w:rFonts w:ascii="Verdana" w:hAnsi="Verdana"/>
                <w:b/>
                <w:sz w:val="20"/>
                <w:lang w:eastAsia="zh-CN"/>
              </w:rPr>
              <w:t>-E</w:t>
            </w:r>
          </w:p>
        </w:tc>
      </w:tr>
      <w:tr w:rsidR="000069D4" w14:paraId="634B36C7" w14:textId="77777777" w:rsidTr="00876A8A">
        <w:trPr>
          <w:cantSplit/>
        </w:trPr>
        <w:tc>
          <w:tcPr>
            <w:tcW w:w="6487" w:type="dxa"/>
            <w:vMerge/>
          </w:tcPr>
          <w:p w14:paraId="74AC9CA0" w14:textId="77777777" w:rsidR="000069D4" w:rsidRDefault="000069D4" w:rsidP="00A5173C">
            <w:pPr>
              <w:spacing w:before="60"/>
              <w:jc w:val="center"/>
              <w:rPr>
                <w:b/>
                <w:smallCaps/>
                <w:sz w:val="32"/>
                <w:lang w:eastAsia="zh-CN"/>
              </w:rPr>
            </w:pPr>
            <w:bookmarkStart w:id="3" w:name="ddate" w:colFirst="1" w:colLast="1"/>
            <w:bookmarkEnd w:id="2"/>
          </w:p>
        </w:tc>
        <w:tc>
          <w:tcPr>
            <w:tcW w:w="3402" w:type="dxa"/>
          </w:tcPr>
          <w:p w14:paraId="1D01A608" w14:textId="163B9EE0" w:rsidR="000069D4" w:rsidRPr="008614B2" w:rsidRDefault="00F15845" w:rsidP="00A5173C">
            <w:pPr>
              <w:shd w:val="solid" w:color="FFFFFF" w:fill="FFFFFF"/>
              <w:spacing w:before="0" w:line="240" w:lineRule="atLeast"/>
              <w:rPr>
                <w:rFonts w:ascii="Verdana" w:hAnsi="Verdana"/>
                <w:sz w:val="20"/>
                <w:lang w:eastAsia="zh-CN"/>
              </w:rPr>
            </w:pPr>
            <w:r>
              <w:rPr>
                <w:rFonts w:ascii="Verdana" w:hAnsi="Verdana"/>
                <w:b/>
                <w:sz w:val="20"/>
                <w:lang w:eastAsia="zh-CN"/>
              </w:rPr>
              <w:t>XX January 2026</w:t>
            </w:r>
          </w:p>
        </w:tc>
      </w:tr>
      <w:tr w:rsidR="000069D4" w14:paraId="35E1D801" w14:textId="77777777" w:rsidTr="00876A8A">
        <w:trPr>
          <w:cantSplit/>
        </w:trPr>
        <w:tc>
          <w:tcPr>
            <w:tcW w:w="6487" w:type="dxa"/>
            <w:vMerge/>
          </w:tcPr>
          <w:p w14:paraId="57816122" w14:textId="77777777" w:rsidR="000069D4" w:rsidRDefault="000069D4" w:rsidP="00A5173C">
            <w:pPr>
              <w:spacing w:before="60"/>
              <w:jc w:val="center"/>
              <w:rPr>
                <w:b/>
                <w:smallCaps/>
                <w:sz w:val="32"/>
                <w:lang w:eastAsia="zh-CN"/>
              </w:rPr>
            </w:pPr>
            <w:bookmarkStart w:id="4" w:name="dorlang" w:colFirst="1" w:colLast="1"/>
            <w:bookmarkEnd w:id="3"/>
          </w:p>
        </w:tc>
        <w:tc>
          <w:tcPr>
            <w:tcW w:w="3402" w:type="dxa"/>
          </w:tcPr>
          <w:p w14:paraId="3F81DA39" w14:textId="77777777" w:rsidR="000069D4" w:rsidRDefault="00F15845" w:rsidP="00A5173C">
            <w:pPr>
              <w:shd w:val="solid" w:color="FFFFFF" w:fill="FFFFFF"/>
              <w:spacing w:before="0" w:line="240" w:lineRule="atLeast"/>
              <w:rPr>
                <w:rFonts w:ascii="Verdana" w:eastAsia="SimSun" w:hAnsi="Verdana"/>
                <w:b/>
                <w:sz w:val="20"/>
                <w:lang w:eastAsia="zh-CN"/>
              </w:rPr>
            </w:pPr>
            <w:r>
              <w:rPr>
                <w:rFonts w:ascii="Verdana" w:eastAsia="SimSun" w:hAnsi="Verdana"/>
                <w:b/>
                <w:sz w:val="20"/>
                <w:lang w:eastAsia="zh-CN"/>
              </w:rPr>
              <w:t>English only</w:t>
            </w:r>
          </w:p>
          <w:p w14:paraId="0134D88F" w14:textId="77777777" w:rsidR="00F15845" w:rsidRDefault="00F15845" w:rsidP="00A5173C">
            <w:pPr>
              <w:shd w:val="solid" w:color="FFFFFF" w:fill="FFFFFF"/>
              <w:spacing w:before="0" w:line="240" w:lineRule="atLeast"/>
              <w:rPr>
                <w:rFonts w:ascii="Verdana" w:eastAsia="SimSun" w:hAnsi="Verdana"/>
                <w:b/>
                <w:sz w:val="20"/>
                <w:lang w:eastAsia="zh-CN"/>
              </w:rPr>
            </w:pPr>
          </w:p>
          <w:p w14:paraId="19784453" w14:textId="43B15240" w:rsidR="00F15845" w:rsidRPr="00F15845" w:rsidRDefault="00F15845" w:rsidP="00A5173C">
            <w:pPr>
              <w:shd w:val="solid" w:color="FFFFFF" w:fill="FFFFFF"/>
              <w:spacing w:before="0" w:line="240" w:lineRule="atLeast"/>
              <w:rPr>
                <w:rFonts w:ascii="Verdana" w:eastAsia="맑은 고딕" w:hAnsi="Verdana"/>
                <w:sz w:val="20"/>
                <w:lang w:eastAsia="ko-KR"/>
              </w:rPr>
            </w:pPr>
            <w:r>
              <w:rPr>
                <w:rFonts w:ascii="Verdana" w:eastAsia="맑은 고딕" w:hAnsi="Verdana" w:hint="eastAsia"/>
                <w:b/>
                <w:sz w:val="20"/>
                <w:lang w:eastAsia="ko-KR"/>
              </w:rPr>
              <w:t>T</w:t>
            </w:r>
            <w:r>
              <w:rPr>
                <w:rFonts w:ascii="Verdana" w:eastAsia="맑은 고딕" w:hAnsi="Verdana"/>
                <w:b/>
                <w:sz w:val="20"/>
                <w:lang w:eastAsia="ko-KR"/>
              </w:rPr>
              <w:t>ECHNOLOGY ASPECTS</w:t>
            </w:r>
          </w:p>
        </w:tc>
      </w:tr>
      <w:tr w:rsidR="00F5684D" w14:paraId="44B96884" w14:textId="77777777" w:rsidTr="00886B24">
        <w:trPr>
          <w:cantSplit/>
        </w:trPr>
        <w:tc>
          <w:tcPr>
            <w:tcW w:w="9889" w:type="dxa"/>
            <w:gridSpan w:val="2"/>
          </w:tcPr>
          <w:p w14:paraId="114CA743" w14:textId="21D596DC" w:rsidR="00F5684D" w:rsidRDefault="00F5684D" w:rsidP="00F5684D">
            <w:pPr>
              <w:pStyle w:val="Source"/>
              <w:rPr>
                <w:lang w:eastAsia="zh-CN"/>
              </w:rPr>
            </w:pPr>
            <w:bookmarkStart w:id="5" w:name="dsource" w:colFirst="0" w:colLast="0"/>
            <w:bookmarkEnd w:id="4"/>
            <w:r w:rsidRPr="00BA7ABA">
              <w:rPr>
                <w:lang w:eastAsia="zh-CN"/>
              </w:rPr>
              <w:t>Korea (Rep</w:t>
            </w:r>
            <w:r w:rsidR="00E82163">
              <w:rPr>
                <w:rFonts w:hint="eastAsia"/>
                <w:lang w:eastAsia="ko-KR"/>
              </w:rPr>
              <w:t>.</w:t>
            </w:r>
            <w:r w:rsidRPr="00BA7ABA">
              <w:rPr>
                <w:lang w:eastAsia="zh-CN"/>
              </w:rPr>
              <w:t xml:space="preserve"> of)</w:t>
            </w:r>
          </w:p>
        </w:tc>
      </w:tr>
      <w:tr w:rsidR="00F5684D" w14:paraId="3D9F7E69" w14:textId="77777777" w:rsidTr="00886B24">
        <w:trPr>
          <w:cantSplit/>
        </w:trPr>
        <w:tc>
          <w:tcPr>
            <w:tcW w:w="9889" w:type="dxa"/>
            <w:gridSpan w:val="2"/>
          </w:tcPr>
          <w:p w14:paraId="17EB6C1E" w14:textId="77777777" w:rsidR="00F5684D" w:rsidRDefault="00F5684D" w:rsidP="00F5684D">
            <w:pPr>
              <w:pStyle w:val="Title1"/>
              <w:rPr>
                <w:lang w:eastAsia="zh-CN"/>
              </w:rPr>
            </w:pPr>
            <w:bookmarkStart w:id="6" w:name="drec" w:colFirst="0" w:colLast="0"/>
            <w:bookmarkEnd w:id="5"/>
            <w:r w:rsidRPr="00BA7ABA">
              <w:rPr>
                <w:lang w:eastAsia="zh-CN"/>
              </w:rPr>
              <w:t xml:space="preserve">Proposal for </w:t>
            </w:r>
            <w:r w:rsidRPr="005F37A6">
              <w:t xml:space="preserve">draft new Report </w:t>
            </w:r>
            <w:r>
              <w:t>(</w:t>
            </w:r>
            <w:r w:rsidRPr="0015307A">
              <w:rPr>
                <w:lang w:eastAsia="ko-KR"/>
              </w:rPr>
              <w:t>PDNR</w:t>
            </w:r>
            <w:r>
              <w:rPr>
                <w:lang w:eastAsia="ko-KR"/>
              </w:rPr>
              <w:t>)</w:t>
            </w:r>
            <w:r w:rsidRPr="0015307A">
              <w:rPr>
                <w:lang w:eastAsia="ko-KR"/>
              </w:rPr>
              <w:t xml:space="preserve"> ITU-R M.[IMT-2030.EVAL]</w:t>
            </w:r>
          </w:p>
        </w:tc>
      </w:tr>
      <w:tr w:rsidR="00F5684D" w14:paraId="54FB9ADA" w14:textId="77777777" w:rsidTr="00886B24">
        <w:trPr>
          <w:cantSplit/>
        </w:trPr>
        <w:tc>
          <w:tcPr>
            <w:tcW w:w="9889" w:type="dxa"/>
            <w:gridSpan w:val="2"/>
          </w:tcPr>
          <w:p w14:paraId="2AC14EDF" w14:textId="77777777" w:rsidR="00F5684D" w:rsidRDefault="00F5684D" w:rsidP="00F5684D">
            <w:pPr>
              <w:pStyle w:val="Title1"/>
              <w:rPr>
                <w:lang w:eastAsia="zh-CN"/>
              </w:rPr>
            </w:pPr>
            <w:bookmarkStart w:id="7" w:name="dtitle1" w:colFirst="0" w:colLast="0"/>
            <w:bookmarkEnd w:id="6"/>
          </w:p>
        </w:tc>
      </w:tr>
    </w:tbl>
    <w:p w14:paraId="53706EDE" w14:textId="77777777" w:rsidR="00F5684D" w:rsidRDefault="00F5684D" w:rsidP="00F5684D">
      <w:pPr>
        <w:pStyle w:val="10"/>
      </w:pPr>
      <w:bookmarkStart w:id="8" w:name="dbreak"/>
      <w:bookmarkEnd w:id="7"/>
      <w:bookmarkEnd w:id="8"/>
      <w:r>
        <w:rPr>
          <w:rFonts w:hint="eastAsia"/>
          <w:lang w:eastAsia="ko-KR"/>
        </w:rPr>
        <w:t>1</w:t>
      </w:r>
      <w:r>
        <w:tab/>
        <w:t>Introduction</w:t>
      </w:r>
    </w:p>
    <w:p w14:paraId="61EF9404" w14:textId="69FA5DB7" w:rsidR="007B6DBA" w:rsidRDefault="002179F7" w:rsidP="00F5684D">
      <w:pPr>
        <w:tabs>
          <w:tab w:val="clear" w:pos="1871"/>
        </w:tabs>
        <w:rPr>
          <w:lang w:eastAsia="ko-KR"/>
        </w:rPr>
      </w:pPr>
      <w:r w:rsidRPr="002179F7">
        <w:rPr>
          <w:lang w:eastAsia="ko-KR"/>
        </w:rPr>
        <w:t xml:space="preserve">The development of the working document </w:t>
      </w:r>
      <w:r w:rsidR="00BF014A" w:rsidRPr="00BF014A">
        <w:rPr>
          <w:lang w:eastAsia="ko-KR"/>
        </w:rPr>
        <w:t xml:space="preserve">toward </w:t>
      </w:r>
      <w:r w:rsidRPr="002179F7">
        <w:rPr>
          <w:lang w:eastAsia="ko-KR"/>
        </w:rPr>
        <w:t xml:space="preserve">the Preliminary Draft New Report (PDNR) ITU-R M.[IMT-2030.EVAL] continued </w:t>
      </w:r>
      <w:r w:rsidR="00BF014A" w:rsidRPr="00BF014A">
        <w:rPr>
          <w:lang w:eastAsia="ko-KR"/>
        </w:rPr>
        <w:t xml:space="preserve">during </w:t>
      </w:r>
      <w:r w:rsidRPr="002179F7">
        <w:rPr>
          <w:lang w:eastAsia="ko-KR"/>
        </w:rPr>
        <w:t>the 50</w:t>
      </w:r>
      <w:r w:rsidRPr="00507213">
        <w:rPr>
          <w:vertAlign w:val="superscript"/>
          <w:lang w:eastAsia="ko-KR"/>
        </w:rPr>
        <w:t>th</w:t>
      </w:r>
      <w:r w:rsidRPr="002179F7">
        <w:rPr>
          <w:lang w:eastAsia="ko-KR"/>
        </w:rPr>
        <w:t xml:space="preserve"> meeting of Working Party 5D</w:t>
      </w:r>
      <w:r w:rsidR="00BF014A">
        <w:rPr>
          <w:rFonts w:hint="eastAsia"/>
          <w:lang w:eastAsia="ko-KR"/>
        </w:rPr>
        <w:t xml:space="preserve"> (WP 5D)</w:t>
      </w:r>
      <w:r w:rsidRPr="002179F7">
        <w:rPr>
          <w:lang w:eastAsia="ko-KR"/>
        </w:rPr>
        <w:t xml:space="preserve">. Promotion of </w:t>
      </w:r>
      <w:r w:rsidR="00BF014A">
        <w:rPr>
          <w:rFonts w:hint="eastAsia"/>
          <w:lang w:eastAsia="ko-KR"/>
        </w:rPr>
        <w:t>this</w:t>
      </w:r>
      <w:r w:rsidR="00BF014A" w:rsidRPr="002179F7">
        <w:rPr>
          <w:lang w:eastAsia="ko-KR"/>
        </w:rPr>
        <w:t xml:space="preserve"> </w:t>
      </w:r>
      <w:r w:rsidRPr="002179F7">
        <w:rPr>
          <w:lang w:eastAsia="ko-KR"/>
        </w:rPr>
        <w:t>document to PDNR status is planned for the 51</w:t>
      </w:r>
      <w:r w:rsidRPr="00507213">
        <w:rPr>
          <w:vertAlign w:val="superscript"/>
          <w:lang w:eastAsia="ko-KR"/>
        </w:rPr>
        <w:t>st</w:t>
      </w:r>
      <w:r w:rsidRPr="002179F7">
        <w:rPr>
          <w:lang w:eastAsia="ko-KR"/>
        </w:rPr>
        <w:t xml:space="preserve"> meeting. </w:t>
      </w:r>
      <w:r w:rsidR="00BF014A" w:rsidRPr="00BF014A">
        <w:rPr>
          <w:lang w:eastAsia="ko-KR"/>
        </w:rPr>
        <w:t xml:space="preserve">In addition, </w:t>
      </w:r>
      <w:r w:rsidRPr="002179F7">
        <w:rPr>
          <w:lang w:eastAsia="ko-KR"/>
        </w:rPr>
        <w:t xml:space="preserve">development of the channel model </w:t>
      </w:r>
      <w:r w:rsidR="00BF014A" w:rsidRPr="00BF014A">
        <w:rPr>
          <w:lang w:eastAsia="ko-KR"/>
        </w:rPr>
        <w:t xml:space="preserve">was initiated </w:t>
      </w:r>
      <w:r w:rsidRPr="002179F7">
        <w:rPr>
          <w:lang w:eastAsia="ko-KR"/>
        </w:rPr>
        <w:t>at the 50</w:t>
      </w:r>
      <w:r w:rsidRPr="00507213">
        <w:rPr>
          <w:vertAlign w:val="superscript"/>
          <w:lang w:eastAsia="ko-KR"/>
        </w:rPr>
        <w:t>th</w:t>
      </w:r>
      <w:r w:rsidRPr="002179F7">
        <w:rPr>
          <w:lang w:eastAsia="ko-KR"/>
        </w:rPr>
        <w:t xml:space="preserve"> meeting, with most of </w:t>
      </w:r>
      <w:r w:rsidR="00BF014A">
        <w:rPr>
          <w:rFonts w:hint="eastAsia"/>
          <w:lang w:eastAsia="ko-KR"/>
        </w:rPr>
        <w:t>its</w:t>
      </w:r>
      <w:r w:rsidR="00BF014A" w:rsidRPr="002179F7">
        <w:rPr>
          <w:lang w:eastAsia="ko-KR"/>
        </w:rPr>
        <w:t xml:space="preserve"> </w:t>
      </w:r>
      <w:r w:rsidRPr="002179F7">
        <w:rPr>
          <w:lang w:eastAsia="ko-KR"/>
        </w:rPr>
        <w:t xml:space="preserve">content reused from the channel model </w:t>
      </w:r>
      <w:r w:rsidR="00BF014A" w:rsidRPr="00BF014A">
        <w:rPr>
          <w:lang w:eastAsia="ko-KR"/>
        </w:rPr>
        <w:t xml:space="preserve">specified in </w:t>
      </w:r>
      <w:r w:rsidRPr="002179F7">
        <w:rPr>
          <w:lang w:eastAsia="ko-KR"/>
        </w:rPr>
        <w:t>ITU-R M.2412.</w:t>
      </w:r>
    </w:p>
    <w:p w14:paraId="69BF91DB" w14:textId="1EEB9C63" w:rsidR="00F5684D" w:rsidRDefault="00F5684D" w:rsidP="00F5684D">
      <w:pPr>
        <w:pStyle w:val="10"/>
        <w:rPr>
          <w:lang w:eastAsia="ko-KR"/>
        </w:rPr>
      </w:pPr>
      <w:r w:rsidRPr="00971F1F">
        <w:rPr>
          <w:rFonts w:hint="eastAsia"/>
          <w:lang w:eastAsia="ko-KR"/>
        </w:rPr>
        <w:t>2</w:t>
      </w:r>
      <w:r w:rsidRPr="00971F1F">
        <w:tab/>
      </w:r>
      <w:r w:rsidRPr="00971F1F">
        <w:rPr>
          <w:rFonts w:hint="eastAsia"/>
          <w:lang w:eastAsia="ko-KR"/>
        </w:rPr>
        <w:t>Proposals</w:t>
      </w:r>
    </w:p>
    <w:p w14:paraId="4FDB5283" w14:textId="4FE3B0DB" w:rsidR="00024699" w:rsidRDefault="00024699" w:rsidP="00024699">
      <w:pPr>
        <w:rPr>
          <w:lang w:eastAsia="ko-KR"/>
        </w:rPr>
      </w:pPr>
      <w:r>
        <w:rPr>
          <w:lang w:eastAsia="ko-KR"/>
        </w:rPr>
        <w:t xml:space="preserve">The Republic of Korea kindly requests that the proposals </w:t>
      </w:r>
      <w:r w:rsidR="0031671A">
        <w:rPr>
          <w:rFonts w:hint="eastAsia"/>
          <w:lang w:eastAsia="ko-KR"/>
        </w:rPr>
        <w:t xml:space="preserve">below </w:t>
      </w:r>
      <w:r>
        <w:rPr>
          <w:lang w:eastAsia="ko-KR"/>
        </w:rPr>
        <w:t xml:space="preserve">be merged into the working document for </w:t>
      </w:r>
      <w:r w:rsidR="00C416FA">
        <w:rPr>
          <w:lang w:eastAsia="ko-KR"/>
        </w:rPr>
        <w:t>further discussion</w:t>
      </w:r>
      <w:r>
        <w:rPr>
          <w:lang w:eastAsia="ko-KR"/>
        </w:rPr>
        <w:t>.</w:t>
      </w:r>
    </w:p>
    <w:p w14:paraId="29736E41" w14:textId="77777777" w:rsidR="00BF014A" w:rsidRDefault="00BF014A" w:rsidP="00B238B5">
      <w:pPr>
        <w:rPr>
          <w:b/>
          <w:bCs/>
          <w:lang w:eastAsia="ko-KR"/>
        </w:rPr>
      </w:pPr>
    </w:p>
    <w:p w14:paraId="4B6BDAFB" w14:textId="5F7F15C7" w:rsidR="00B238B5" w:rsidRDefault="00806259" w:rsidP="00B238B5">
      <w:pPr>
        <w:rPr>
          <w:b/>
          <w:bCs/>
          <w:lang w:eastAsia="ko-KR"/>
        </w:rPr>
      </w:pPr>
      <w:r>
        <w:rPr>
          <w:b/>
          <w:bCs/>
          <w:lang w:eastAsia="ko-KR"/>
        </w:rPr>
        <w:t>T</w:t>
      </w:r>
      <w:r w:rsidR="00B238B5" w:rsidRPr="00B238B5">
        <w:rPr>
          <w:b/>
          <w:bCs/>
          <w:lang w:eastAsia="ko-KR"/>
        </w:rPr>
        <w:t>est environments</w:t>
      </w:r>
    </w:p>
    <w:p w14:paraId="77C68D24" w14:textId="03B965C5" w:rsidR="00806259" w:rsidRDefault="00B238B5" w:rsidP="00B238B5">
      <w:pPr>
        <w:rPr>
          <w:lang w:eastAsia="ko-KR"/>
        </w:rPr>
      </w:pPr>
      <w:r w:rsidRPr="00B238B5">
        <w:rPr>
          <w:lang w:eastAsia="ko-KR"/>
        </w:rPr>
        <w:t xml:space="preserve">At the </w:t>
      </w:r>
      <w:r w:rsidR="0031671A" w:rsidRPr="0031671A">
        <w:rPr>
          <w:lang w:eastAsia="ko-KR"/>
        </w:rPr>
        <w:t xml:space="preserve">previous </w:t>
      </w:r>
      <w:r w:rsidRPr="00B238B5">
        <w:rPr>
          <w:lang w:eastAsia="ko-KR"/>
        </w:rPr>
        <w:t xml:space="preserve">WP 5D meeting, </w:t>
      </w:r>
      <w:r w:rsidR="0031671A">
        <w:rPr>
          <w:rFonts w:hint="eastAsia"/>
          <w:lang w:eastAsia="ko-KR"/>
        </w:rPr>
        <w:t>seven</w:t>
      </w:r>
      <w:r w:rsidR="0031671A" w:rsidRPr="00B238B5">
        <w:rPr>
          <w:lang w:eastAsia="ko-KR"/>
        </w:rPr>
        <w:t xml:space="preserve"> </w:t>
      </w:r>
      <w:r w:rsidRPr="00B238B5">
        <w:rPr>
          <w:lang w:eastAsia="ko-KR"/>
        </w:rPr>
        <w:t xml:space="preserve">test environments </w:t>
      </w:r>
      <w:r w:rsidR="0031671A" w:rsidRPr="0031671A">
        <w:rPr>
          <w:lang w:eastAsia="ko-KR"/>
        </w:rPr>
        <w:t xml:space="preserve">were agreed, namely: </w:t>
      </w:r>
      <w:r>
        <w:rPr>
          <w:lang w:eastAsia="ko-KR"/>
        </w:rPr>
        <w:t>Indoor Hotspot-IC, Dense Urban-IC, Rural-IC, Urban Macro-MC, Indoor Factory-HRLLC, Indoor Factory-ISAC, and Urban Macro-ISAC</w:t>
      </w:r>
      <w:r w:rsidRPr="00B238B5">
        <w:rPr>
          <w:lang w:eastAsia="ko-KR"/>
        </w:rPr>
        <w:t>.</w:t>
      </w:r>
      <w:r>
        <w:rPr>
          <w:lang w:eastAsia="ko-KR"/>
        </w:rPr>
        <w:t xml:space="preserve"> </w:t>
      </w:r>
    </w:p>
    <w:p w14:paraId="38D2275A" w14:textId="38A0A6B2" w:rsidR="001860F4" w:rsidRDefault="00B238B5" w:rsidP="0031671A">
      <w:pPr>
        <w:rPr>
          <w:lang w:eastAsia="ko-KR"/>
        </w:rPr>
      </w:pPr>
      <w:r>
        <w:rPr>
          <w:lang w:eastAsia="ko-KR"/>
        </w:rPr>
        <w:t xml:space="preserve">We are of the view that </w:t>
      </w:r>
      <w:r w:rsidRPr="00B238B5">
        <w:rPr>
          <w:lang w:eastAsia="ko-KR"/>
        </w:rPr>
        <w:t xml:space="preserve">that the total number of test environments should be </w:t>
      </w:r>
      <w:r w:rsidR="0031671A" w:rsidRPr="0031671A">
        <w:rPr>
          <w:lang w:eastAsia="ko-KR"/>
        </w:rPr>
        <w:t>kept at a</w:t>
      </w:r>
      <w:r w:rsidR="0031671A">
        <w:rPr>
          <w:rFonts w:hint="eastAsia"/>
          <w:lang w:eastAsia="ko-KR"/>
        </w:rPr>
        <w:t xml:space="preserve"> </w:t>
      </w:r>
      <w:r w:rsidR="0031671A">
        <w:rPr>
          <w:lang w:eastAsia="ko-KR"/>
        </w:rPr>
        <w:t>reasonable</w:t>
      </w:r>
      <w:r w:rsidR="0031671A">
        <w:rPr>
          <w:rFonts w:hint="eastAsia"/>
          <w:lang w:eastAsia="ko-KR"/>
        </w:rPr>
        <w:t xml:space="preserve"> level</w:t>
      </w:r>
      <w:r w:rsidRPr="00B238B5">
        <w:rPr>
          <w:lang w:eastAsia="ko-KR"/>
        </w:rPr>
        <w:t xml:space="preserve">, </w:t>
      </w:r>
      <w:r w:rsidR="0031671A">
        <w:rPr>
          <w:rFonts w:hint="eastAsia"/>
          <w:lang w:eastAsia="ko-KR"/>
        </w:rPr>
        <w:t>taking into account</w:t>
      </w:r>
      <w:r w:rsidRPr="00B238B5">
        <w:rPr>
          <w:lang w:eastAsia="ko-KR"/>
        </w:rPr>
        <w:t xml:space="preserve"> </w:t>
      </w:r>
      <w:r w:rsidR="0031671A">
        <w:rPr>
          <w:rFonts w:hint="eastAsia"/>
          <w:lang w:eastAsia="ko-KR"/>
        </w:rPr>
        <w:t xml:space="preserve">both </w:t>
      </w:r>
      <w:r w:rsidRPr="00B238B5">
        <w:rPr>
          <w:lang w:eastAsia="ko-KR"/>
        </w:rPr>
        <w:t xml:space="preserve">the necessity of each test environment and the </w:t>
      </w:r>
      <w:r w:rsidR="0031671A">
        <w:rPr>
          <w:rFonts w:hint="eastAsia"/>
          <w:lang w:eastAsia="ko-KR"/>
        </w:rPr>
        <w:t xml:space="preserve">associated evaluation </w:t>
      </w:r>
      <w:r w:rsidRPr="00B238B5">
        <w:rPr>
          <w:lang w:eastAsia="ko-KR"/>
        </w:rPr>
        <w:t>workload.</w:t>
      </w:r>
      <w:r>
        <w:rPr>
          <w:lang w:eastAsia="ko-KR"/>
        </w:rPr>
        <w:t xml:space="preserve"> Therefore, i</w:t>
      </w:r>
      <w:r w:rsidRPr="00B238B5">
        <w:rPr>
          <w:lang w:eastAsia="ko-KR"/>
        </w:rPr>
        <w:t xml:space="preserve">t is proposed not to </w:t>
      </w:r>
      <w:r w:rsidR="0031671A">
        <w:rPr>
          <w:rFonts w:hint="eastAsia"/>
          <w:lang w:eastAsia="ko-KR"/>
        </w:rPr>
        <w:t>include</w:t>
      </w:r>
      <w:r w:rsidRPr="00B238B5">
        <w:rPr>
          <w:lang w:eastAsia="ko-KR"/>
        </w:rPr>
        <w:t xml:space="preserve"> Sub-Urban Macro</w:t>
      </w:r>
      <w:r w:rsidR="00806259">
        <w:rPr>
          <w:lang w:eastAsia="ko-KR"/>
        </w:rPr>
        <w:t>-</w:t>
      </w:r>
      <w:r w:rsidRPr="00B238B5">
        <w:rPr>
          <w:lang w:eastAsia="ko-KR"/>
        </w:rPr>
        <w:t>IC and Rural-</w:t>
      </w:r>
      <w:r w:rsidR="00806259">
        <w:rPr>
          <w:lang w:eastAsia="ko-KR"/>
        </w:rPr>
        <w:t>U</w:t>
      </w:r>
      <w:r w:rsidRPr="00B238B5">
        <w:rPr>
          <w:lang w:eastAsia="ko-KR"/>
        </w:rPr>
        <w:t>C test environments.</w:t>
      </w:r>
    </w:p>
    <w:p w14:paraId="1D69521C" w14:textId="77777777" w:rsidR="0031671A" w:rsidRDefault="0031671A" w:rsidP="00B238B5">
      <w:pPr>
        <w:rPr>
          <w:b/>
          <w:bCs/>
          <w:lang w:eastAsia="ko-KR"/>
        </w:rPr>
      </w:pPr>
    </w:p>
    <w:p w14:paraId="2B968CAB" w14:textId="5B992690" w:rsidR="00806259" w:rsidRDefault="00806259" w:rsidP="00B238B5">
      <w:pPr>
        <w:rPr>
          <w:b/>
          <w:bCs/>
          <w:lang w:eastAsia="ko-KR"/>
        </w:rPr>
      </w:pPr>
      <w:r w:rsidRPr="00806259">
        <w:rPr>
          <w:rFonts w:hint="eastAsia"/>
          <w:b/>
          <w:bCs/>
          <w:lang w:eastAsia="ko-KR"/>
        </w:rPr>
        <w:t>E</w:t>
      </w:r>
      <w:r w:rsidRPr="00806259">
        <w:rPr>
          <w:b/>
          <w:bCs/>
          <w:lang w:eastAsia="ko-KR"/>
        </w:rPr>
        <w:t>valuation configurations</w:t>
      </w:r>
    </w:p>
    <w:p w14:paraId="30DB9F0E" w14:textId="15725AEE" w:rsidR="00D75D3D" w:rsidRDefault="000354A0" w:rsidP="00B238B5">
      <w:pPr>
        <w:rPr>
          <w:lang w:eastAsia="ko-KR"/>
        </w:rPr>
      </w:pPr>
      <w:r w:rsidRPr="000354A0">
        <w:rPr>
          <w:lang w:eastAsia="ko-KR"/>
        </w:rPr>
        <w:t xml:space="preserve">Given </w:t>
      </w:r>
      <w:r w:rsidR="00D75D3D" w:rsidRPr="00D75D3D">
        <w:rPr>
          <w:lang w:eastAsia="ko-KR"/>
        </w:rPr>
        <w:t xml:space="preserve">the </w:t>
      </w:r>
      <w:r w:rsidR="00D75D3D">
        <w:rPr>
          <w:lang w:eastAsia="ko-KR"/>
        </w:rPr>
        <w:t>diverse</w:t>
      </w:r>
      <w:r w:rsidR="00D75D3D" w:rsidRPr="00D75D3D">
        <w:rPr>
          <w:lang w:eastAsia="ko-KR"/>
        </w:rPr>
        <w:t xml:space="preserve"> frequency range</w:t>
      </w:r>
      <w:r w:rsidR="00D75D3D">
        <w:rPr>
          <w:lang w:eastAsia="ko-KR"/>
        </w:rPr>
        <w:t>s</w:t>
      </w:r>
      <w:r w:rsidR="00D75D3D" w:rsidRPr="00D75D3D">
        <w:rPr>
          <w:lang w:eastAsia="ko-KR"/>
        </w:rPr>
        <w:t xml:space="preserve"> and </w:t>
      </w:r>
      <w:r w:rsidR="00D75D3D">
        <w:rPr>
          <w:lang w:eastAsia="ko-KR"/>
        </w:rPr>
        <w:t xml:space="preserve">test environments </w:t>
      </w:r>
      <w:r w:rsidRPr="000354A0">
        <w:rPr>
          <w:lang w:eastAsia="ko-KR"/>
        </w:rPr>
        <w:t xml:space="preserve">envisioned </w:t>
      </w:r>
      <w:r w:rsidR="00D75D3D" w:rsidRPr="00D75D3D">
        <w:rPr>
          <w:lang w:eastAsia="ko-KR"/>
        </w:rPr>
        <w:t xml:space="preserve">for </w:t>
      </w:r>
      <w:r w:rsidR="00D75D3D">
        <w:rPr>
          <w:lang w:eastAsia="ko-KR"/>
        </w:rPr>
        <w:t>IMT-2030,</w:t>
      </w:r>
      <w:r w:rsidR="00D75D3D" w:rsidRPr="00D75D3D">
        <w:rPr>
          <w:lang w:eastAsia="ko-KR"/>
        </w:rPr>
        <w:t xml:space="preserve"> it </w:t>
      </w:r>
      <w:r w:rsidR="00D75D3D">
        <w:rPr>
          <w:lang w:eastAsia="ko-KR"/>
        </w:rPr>
        <w:t>is</w:t>
      </w:r>
      <w:r w:rsidR="00D75D3D" w:rsidRPr="00D75D3D">
        <w:rPr>
          <w:lang w:eastAsia="ko-KR"/>
        </w:rPr>
        <w:t xml:space="preserve"> </w:t>
      </w:r>
      <w:r w:rsidRPr="000354A0">
        <w:rPr>
          <w:lang w:eastAsia="ko-KR"/>
        </w:rPr>
        <w:t xml:space="preserve">essential </w:t>
      </w:r>
      <w:r w:rsidR="00D75D3D" w:rsidRPr="00D75D3D">
        <w:rPr>
          <w:lang w:eastAsia="ko-KR"/>
        </w:rPr>
        <w:t xml:space="preserve">to define </w:t>
      </w:r>
      <w:r w:rsidR="00784DE4">
        <w:rPr>
          <w:lang w:eastAsia="ko-KR"/>
        </w:rPr>
        <w:t xml:space="preserve">realistic </w:t>
      </w:r>
      <w:r w:rsidR="00D75D3D" w:rsidRPr="00D75D3D">
        <w:rPr>
          <w:lang w:eastAsia="ko-KR"/>
        </w:rPr>
        <w:t xml:space="preserve">UE antenna configurations </w:t>
      </w:r>
      <w:r w:rsidRPr="000354A0">
        <w:rPr>
          <w:lang w:eastAsia="ko-KR"/>
        </w:rPr>
        <w:t xml:space="preserve">that reflect </w:t>
      </w:r>
      <w:r w:rsidR="00BC3896">
        <w:rPr>
          <w:lang w:eastAsia="ko-KR"/>
        </w:rPr>
        <w:t>practical</w:t>
      </w:r>
      <w:r w:rsidR="00D75D3D">
        <w:rPr>
          <w:lang w:eastAsia="ko-KR"/>
        </w:rPr>
        <w:t xml:space="preserve"> </w:t>
      </w:r>
      <w:r w:rsidR="00BE30B7">
        <w:rPr>
          <w:lang w:eastAsia="ko-KR"/>
        </w:rPr>
        <w:t>device</w:t>
      </w:r>
      <w:r w:rsidR="00D75D3D">
        <w:rPr>
          <w:lang w:eastAsia="ko-KR"/>
        </w:rPr>
        <w:t xml:space="preserve"> constraints</w:t>
      </w:r>
      <w:r>
        <w:rPr>
          <w:rFonts w:hint="eastAsia"/>
          <w:lang w:eastAsia="ko-KR"/>
        </w:rPr>
        <w:t>,</w:t>
      </w:r>
      <w:r w:rsidR="00D75D3D">
        <w:rPr>
          <w:lang w:eastAsia="ko-KR"/>
        </w:rPr>
        <w:t xml:space="preserve"> such as </w:t>
      </w:r>
      <w:r w:rsidR="00BE30B7">
        <w:rPr>
          <w:lang w:eastAsia="ko-KR"/>
        </w:rPr>
        <w:t xml:space="preserve">limited physical volume, </w:t>
      </w:r>
      <w:r w:rsidR="00D22468">
        <w:rPr>
          <w:lang w:eastAsia="ko-KR"/>
        </w:rPr>
        <w:t xml:space="preserve">power consumption, and </w:t>
      </w:r>
      <w:r w:rsidR="00BE30B7">
        <w:rPr>
          <w:lang w:eastAsia="ko-KR"/>
        </w:rPr>
        <w:t xml:space="preserve">hardware cost, </w:t>
      </w:r>
      <w:r>
        <w:rPr>
          <w:rFonts w:hint="eastAsia"/>
          <w:lang w:eastAsia="ko-KR"/>
        </w:rPr>
        <w:t>in order</w:t>
      </w:r>
      <w:r w:rsidR="00BE30B7">
        <w:rPr>
          <w:lang w:eastAsia="ko-KR"/>
        </w:rPr>
        <w:t xml:space="preserve"> to </w:t>
      </w:r>
      <w:r w:rsidR="00D22468">
        <w:rPr>
          <w:lang w:eastAsia="ko-KR"/>
        </w:rPr>
        <w:t xml:space="preserve">enable </w:t>
      </w:r>
      <w:r>
        <w:rPr>
          <w:rFonts w:hint="eastAsia"/>
          <w:lang w:eastAsia="ko-KR"/>
        </w:rPr>
        <w:t xml:space="preserve">meaningful and </w:t>
      </w:r>
      <w:r w:rsidR="00D22468">
        <w:rPr>
          <w:lang w:eastAsia="ko-KR"/>
        </w:rPr>
        <w:t xml:space="preserve">realistic </w:t>
      </w:r>
      <w:r w:rsidR="00BE30B7">
        <w:rPr>
          <w:lang w:eastAsia="ko-KR"/>
        </w:rPr>
        <w:t xml:space="preserve">performance </w:t>
      </w:r>
      <w:r w:rsidR="00D22468">
        <w:rPr>
          <w:lang w:eastAsia="ko-KR"/>
        </w:rPr>
        <w:t>evaluation</w:t>
      </w:r>
      <w:r w:rsidR="00C416FA">
        <w:rPr>
          <w:lang w:eastAsia="ko-KR"/>
        </w:rPr>
        <w:t>.</w:t>
      </w:r>
      <w:r w:rsidR="00D22468">
        <w:rPr>
          <w:lang w:eastAsia="ko-KR"/>
        </w:rPr>
        <w:t xml:space="preserve"> </w:t>
      </w:r>
    </w:p>
    <w:p w14:paraId="010B3F15" w14:textId="180335AD" w:rsidR="00890536" w:rsidRDefault="00890536" w:rsidP="00B238B5">
      <w:pPr>
        <w:rPr>
          <w:color w:val="000000"/>
        </w:rPr>
      </w:pPr>
      <w:r>
        <w:rPr>
          <w:color w:val="000000"/>
        </w:rPr>
        <w:t xml:space="preserve">Modern handheld devices, such as smartphones, </w:t>
      </w:r>
      <w:r w:rsidR="000354A0">
        <w:rPr>
          <w:rFonts w:hint="eastAsia"/>
          <w:color w:val="000000"/>
          <w:lang w:eastAsia="ko-KR"/>
        </w:rPr>
        <w:t>integrate</w:t>
      </w:r>
      <w:r w:rsidR="000354A0">
        <w:rPr>
          <w:color w:val="000000"/>
        </w:rPr>
        <w:t xml:space="preserve"> </w:t>
      </w:r>
      <w:r>
        <w:rPr>
          <w:color w:val="000000"/>
        </w:rPr>
        <w:t>multiple radio systems—</w:t>
      </w:r>
      <w:r w:rsidR="000354A0" w:rsidRPr="000354A0">
        <w:rPr>
          <w:color w:val="000000"/>
        </w:rPr>
        <w:t xml:space="preserve">including </w:t>
      </w:r>
      <w:r>
        <w:rPr>
          <w:color w:val="000000"/>
        </w:rPr>
        <w:t xml:space="preserve">cellular, Wi-Fi, Bluetooth, NFC, etc.—within an extremely </w:t>
      </w:r>
      <w:r w:rsidR="000354A0" w:rsidRPr="000354A0">
        <w:rPr>
          <w:color w:val="000000"/>
        </w:rPr>
        <w:t>constrained</w:t>
      </w:r>
      <w:r>
        <w:rPr>
          <w:color w:val="000000"/>
        </w:rPr>
        <w:t xml:space="preserve"> physical volume. This </w:t>
      </w:r>
      <w:r w:rsidR="000354A0" w:rsidRPr="000354A0">
        <w:rPr>
          <w:color w:val="000000"/>
        </w:rPr>
        <w:t xml:space="preserve">integration imposes significant limitations </w:t>
      </w:r>
      <w:r>
        <w:rPr>
          <w:color w:val="000000"/>
        </w:rPr>
        <w:t xml:space="preserve">on antenna placement, </w:t>
      </w:r>
      <w:r w:rsidR="000354A0">
        <w:rPr>
          <w:rFonts w:hint="eastAsia"/>
          <w:color w:val="000000"/>
          <w:lang w:eastAsia="ko-KR"/>
        </w:rPr>
        <w:t xml:space="preserve">inter-element </w:t>
      </w:r>
      <w:r>
        <w:rPr>
          <w:color w:val="000000"/>
        </w:rPr>
        <w:t xml:space="preserve">spacing, and achievable isolation. </w:t>
      </w:r>
      <w:r w:rsidR="000354A0">
        <w:rPr>
          <w:rFonts w:hint="eastAsia"/>
          <w:color w:val="000000"/>
          <w:lang w:eastAsia="ko-KR"/>
        </w:rPr>
        <w:t>While</w:t>
      </w:r>
      <w:r w:rsidR="000354A0">
        <w:rPr>
          <w:color w:val="000000"/>
        </w:rPr>
        <w:t xml:space="preserve"> </w:t>
      </w:r>
      <w:r>
        <w:rPr>
          <w:color w:val="000000"/>
        </w:rPr>
        <w:t xml:space="preserve">non-handheld devices, such as CPEs, offer </w:t>
      </w:r>
      <w:r w:rsidR="000354A0">
        <w:rPr>
          <w:rFonts w:hint="eastAsia"/>
          <w:color w:val="000000"/>
          <w:lang w:eastAsia="ko-KR"/>
        </w:rPr>
        <w:t>larger</w:t>
      </w:r>
      <w:r w:rsidR="000354A0">
        <w:rPr>
          <w:color w:val="000000"/>
        </w:rPr>
        <w:t xml:space="preserve"> </w:t>
      </w:r>
      <w:r>
        <w:rPr>
          <w:color w:val="000000"/>
        </w:rPr>
        <w:t xml:space="preserve">physical volume and </w:t>
      </w:r>
      <w:r>
        <w:rPr>
          <w:color w:val="000000"/>
        </w:rPr>
        <w:lastRenderedPageBreak/>
        <w:t xml:space="preserve">fewer industrial-design constraints than smartphones, they </w:t>
      </w:r>
      <w:r w:rsidR="000354A0">
        <w:rPr>
          <w:rFonts w:hint="eastAsia"/>
          <w:color w:val="000000"/>
          <w:lang w:eastAsia="ko-KR"/>
        </w:rPr>
        <w:t>are subject to stringent</w:t>
      </w:r>
      <w:r>
        <w:rPr>
          <w:color w:val="000000"/>
        </w:rPr>
        <w:t xml:space="preserve"> cost </w:t>
      </w:r>
      <w:r w:rsidR="000354A0">
        <w:rPr>
          <w:rFonts w:hint="eastAsia"/>
          <w:color w:val="000000"/>
          <w:lang w:eastAsia="ko-KR"/>
        </w:rPr>
        <w:t>requirements</w:t>
      </w:r>
      <w:r>
        <w:rPr>
          <w:color w:val="000000"/>
        </w:rPr>
        <w:t xml:space="preserve"> in the consumer market</w:t>
      </w:r>
      <w:r w:rsidR="000354A0">
        <w:rPr>
          <w:rFonts w:hint="eastAsia"/>
          <w:color w:val="000000"/>
          <w:lang w:eastAsia="ko-KR"/>
        </w:rPr>
        <w:t>. In such cases,</w:t>
      </w:r>
      <w:r>
        <w:rPr>
          <w:color w:val="000000"/>
        </w:rPr>
        <w:t xml:space="preserve"> even modest increases in </w:t>
      </w:r>
      <w:r w:rsidR="000354A0" w:rsidRPr="000354A0">
        <w:rPr>
          <w:color w:val="000000"/>
        </w:rPr>
        <w:t xml:space="preserve">the number of </w:t>
      </w:r>
      <w:r>
        <w:rPr>
          <w:color w:val="000000"/>
        </w:rPr>
        <w:t>antenna</w:t>
      </w:r>
      <w:r w:rsidR="000354A0">
        <w:rPr>
          <w:rFonts w:hint="eastAsia"/>
          <w:color w:val="000000"/>
          <w:lang w:eastAsia="ko-KR"/>
        </w:rPr>
        <w:t>s</w:t>
      </w:r>
      <w:r>
        <w:rPr>
          <w:color w:val="000000"/>
        </w:rPr>
        <w:t xml:space="preserve"> </w:t>
      </w:r>
      <w:r w:rsidR="009F1254">
        <w:rPr>
          <w:rFonts w:hint="eastAsia"/>
          <w:color w:val="000000"/>
          <w:lang w:eastAsia="ko-KR"/>
        </w:rPr>
        <w:t>can result in</w:t>
      </w:r>
      <w:r>
        <w:rPr>
          <w:color w:val="000000"/>
        </w:rPr>
        <w:t xml:space="preserve"> substantial increases in RF front-end components</w:t>
      </w:r>
      <w:r w:rsidR="009F1254">
        <w:rPr>
          <w:rFonts w:hint="eastAsia"/>
          <w:color w:val="000000"/>
          <w:lang w:eastAsia="ko-KR"/>
        </w:rPr>
        <w:t xml:space="preserve"> and</w:t>
      </w:r>
      <w:r>
        <w:rPr>
          <w:color w:val="000000"/>
        </w:rPr>
        <w:t xml:space="preserve"> </w:t>
      </w:r>
      <w:r w:rsidR="009F1254">
        <w:rPr>
          <w:color w:val="000000"/>
          <w:lang w:eastAsia="ko-KR"/>
        </w:rPr>
        <w:t>overall</w:t>
      </w:r>
      <w:r w:rsidR="009F1254">
        <w:rPr>
          <w:rFonts w:hint="eastAsia"/>
          <w:color w:val="000000"/>
          <w:lang w:eastAsia="ko-KR"/>
        </w:rPr>
        <w:t xml:space="preserve"> system </w:t>
      </w:r>
      <w:r>
        <w:rPr>
          <w:color w:val="000000"/>
        </w:rPr>
        <w:t xml:space="preserve">complexity. Therefore, it is necessary to </w:t>
      </w:r>
      <w:r w:rsidR="00A073FC">
        <w:rPr>
          <w:rFonts w:hint="eastAsia"/>
          <w:color w:val="000000"/>
          <w:lang w:eastAsia="ko-KR"/>
        </w:rPr>
        <w:t>define</w:t>
      </w:r>
      <w:r w:rsidR="00A073FC">
        <w:rPr>
          <w:color w:val="000000"/>
        </w:rPr>
        <w:t xml:space="preserve"> </w:t>
      </w:r>
      <w:r w:rsidR="00A073FC">
        <w:rPr>
          <w:rFonts w:hint="eastAsia"/>
          <w:color w:val="000000"/>
          <w:lang w:eastAsia="ko-KR"/>
        </w:rPr>
        <w:t xml:space="preserve">appropriate </w:t>
      </w:r>
      <w:r>
        <w:rPr>
          <w:color w:val="000000"/>
        </w:rPr>
        <w:t xml:space="preserve">antenna configurations </w:t>
      </w:r>
      <w:r w:rsidR="00A073FC">
        <w:rPr>
          <w:rFonts w:hint="eastAsia"/>
          <w:color w:val="000000"/>
          <w:lang w:eastAsia="ko-KR"/>
        </w:rPr>
        <w:t xml:space="preserve">that </w:t>
      </w:r>
      <w:r>
        <w:rPr>
          <w:color w:val="000000"/>
        </w:rPr>
        <w:t>balance practical device constraints with performance expectations across different spectrum ranges.</w:t>
      </w:r>
    </w:p>
    <w:p w14:paraId="77BD11B4" w14:textId="4556A8FE" w:rsidR="00024699" w:rsidRDefault="00116109" w:rsidP="00B238B5">
      <w:pPr>
        <w:rPr>
          <w:lang w:eastAsia="ko-KR"/>
        </w:rPr>
      </w:pPr>
      <w:r>
        <w:rPr>
          <w:lang w:eastAsia="ko-KR"/>
        </w:rPr>
        <w:t>Accordingly</w:t>
      </w:r>
      <w:r w:rsidR="00C416FA">
        <w:rPr>
          <w:lang w:eastAsia="ko-KR"/>
        </w:rPr>
        <w:t>, i</w:t>
      </w:r>
      <w:r w:rsidR="002907DF">
        <w:rPr>
          <w:lang w:eastAsia="ko-KR"/>
        </w:rPr>
        <w:t xml:space="preserve">t is proposed to consider the following UE antenna </w:t>
      </w:r>
      <w:r w:rsidR="00C416FA">
        <w:rPr>
          <w:lang w:eastAsia="ko-KR"/>
        </w:rPr>
        <w:t xml:space="preserve">configurations </w:t>
      </w:r>
      <w:r w:rsidR="002907DF">
        <w:rPr>
          <w:lang w:eastAsia="ko-KR"/>
        </w:rPr>
        <w:t xml:space="preserve">for </w:t>
      </w:r>
      <w:r w:rsidR="00A073FC">
        <w:rPr>
          <w:rFonts w:hint="eastAsia"/>
          <w:lang w:eastAsia="ko-KR"/>
        </w:rPr>
        <w:t xml:space="preserve">the </w:t>
      </w:r>
      <w:r w:rsidR="002907DF">
        <w:rPr>
          <w:lang w:eastAsia="ko-KR"/>
        </w:rPr>
        <w:t>different carrier frequencies</w:t>
      </w:r>
      <w:r w:rsidR="00601037">
        <w:rPr>
          <w:lang w:eastAsia="ko-KR"/>
        </w:rPr>
        <w:t xml:space="preserve"> and test environments</w:t>
      </w:r>
      <w:r>
        <w:rPr>
          <w:lang w:eastAsia="ko-KR"/>
        </w:rPr>
        <w:t xml:space="preserve"> defined in Report </w:t>
      </w:r>
      <w:r w:rsidRPr="00116109">
        <w:rPr>
          <w:lang w:eastAsia="ko-KR"/>
        </w:rPr>
        <w:t>ITU-R M.[IMT-2030.EVAL]</w:t>
      </w:r>
      <w:r>
        <w:rPr>
          <w:lang w:eastAsia="ko-KR"/>
        </w:rPr>
        <w:t>.</w:t>
      </w:r>
    </w:p>
    <w:p w14:paraId="6B0C44E1" w14:textId="02B1A402" w:rsidR="001860F4" w:rsidRPr="00BE30B7" w:rsidRDefault="001860F4" w:rsidP="00B238B5">
      <w:pPr>
        <w:rPr>
          <w:lang w:eastAsia="ko-KR"/>
        </w:rPr>
      </w:pPr>
    </w:p>
    <w:tbl>
      <w:tblPr>
        <w:tblStyle w:val="af2"/>
        <w:tblW w:w="0" w:type="auto"/>
        <w:tblLook w:val="04A0" w:firstRow="1" w:lastRow="0" w:firstColumn="1" w:lastColumn="0" w:noHBand="0" w:noVBand="1"/>
      </w:tblPr>
      <w:tblGrid>
        <w:gridCol w:w="1925"/>
        <w:gridCol w:w="1926"/>
        <w:gridCol w:w="1926"/>
        <w:gridCol w:w="1926"/>
        <w:gridCol w:w="1926"/>
      </w:tblGrid>
      <w:tr w:rsidR="002907DF" w:rsidRPr="00024699" w14:paraId="2023DEB5" w14:textId="77777777" w:rsidTr="00024699">
        <w:tc>
          <w:tcPr>
            <w:tcW w:w="1925" w:type="dxa"/>
            <w:vAlign w:val="center"/>
          </w:tcPr>
          <w:p w14:paraId="19ADC9E2" w14:textId="77777777" w:rsidR="002907DF" w:rsidRPr="00024699" w:rsidRDefault="002907DF" w:rsidP="00024699">
            <w:pPr>
              <w:jc w:val="center"/>
              <w:rPr>
                <w:sz w:val="20"/>
                <w:lang w:eastAsia="ko-KR"/>
              </w:rPr>
            </w:pPr>
          </w:p>
        </w:tc>
        <w:tc>
          <w:tcPr>
            <w:tcW w:w="1926" w:type="dxa"/>
            <w:vAlign w:val="center"/>
          </w:tcPr>
          <w:p w14:paraId="3B26A710" w14:textId="25F1B7AD" w:rsidR="002907DF" w:rsidRPr="00024699" w:rsidRDefault="002907DF" w:rsidP="00024699">
            <w:pPr>
              <w:jc w:val="center"/>
              <w:rPr>
                <w:sz w:val="20"/>
                <w:lang w:eastAsia="ko-KR"/>
              </w:rPr>
            </w:pPr>
            <w:r w:rsidRPr="00024699">
              <w:rPr>
                <w:rFonts w:hint="eastAsia"/>
                <w:sz w:val="20"/>
                <w:lang w:eastAsia="ko-KR"/>
              </w:rPr>
              <w:t>7</w:t>
            </w:r>
            <w:r w:rsidRPr="00024699">
              <w:rPr>
                <w:sz w:val="20"/>
                <w:lang w:eastAsia="ko-KR"/>
              </w:rPr>
              <w:t>00 MHz</w:t>
            </w:r>
          </w:p>
        </w:tc>
        <w:tc>
          <w:tcPr>
            <w:tcW w:w="1926" w:type="dxa"/>
            <w:vAlign w:val="center"/>
          </w:tcPr>
          <w:p w14:paraId="54E3E0FC" w14:textId="51D977E1" w:rsidR="002907DF" w:rsidRPr="00024699" w:rsidRDefault="002907DF" w:rsidP="00024699">
            <w:pPr>
              <w:jc w:val="center"/>
              <w:rPr>
                <w:sz w:val="20"/>
                <w:lang w:eastAsia="ko-KR"/>
              </w:rPr>
            </w:pPr>
            <w:r w:rsidRPr="00024699">
              <w:rPr>
                <w:rFonts w:hint="eastAsia"/>
                <w:sz w:val="20"/>
                <w:lang w:eastAsia="ko-KR"/>
              </w:rPr>
              <w:t>4</w:t>
            </w:r>
            <w:r w:rsidRPr="00024699">
              <w:rPr>
                <w:sz w:val="20"/>
                <w:lang w:eastAsia="ko-KR"/>
              </w:rPr>
              <w:t xml:space="preserve"> GHz</w:t>
            </w:r>
          </w:p>
        </w:tc>
        <w:tc>
          <w:tcPr>
            <w:tcW w:w="1926" w:type="dxa"/>
            <w:vAlign w:val="center"/>
          </w:tcPr>
          <w:p w14:paraId="453B0B06" w14:textId="3D0418A3" w:rsidR="002907DF" w:rsidRPr="00024699" w:rsidRDefault="002907DF" w:rsidP="00024699">
            <w:pPr>
              <w:jc w:val="center"/>
              <w:rPr>
                <w:sz w:val="20"/>
                <w:lang w:eastAsia="ko-KR"/>
              </w:rPr>
            </w:pPr>
            <w:r w:rsidRPr="00024699">
              <w:rPr>
                <w:rFonts w:hint="eastAsia"/>
                <w:sz w:val="20"/>
                <w:lang w:eastAsia="ko-KR"/>
              </w:rPr>
              <w:t>7</w:t>
            </w:r>
            <w:r w:rsidRPr="00024699">
              <w:rPr>
                <w:sz w:val="20"/>
                <w:lang w:eastAsia="ko-KR"/>
              </w:rPr>
              <w:t xml:space="preserve"> GHz</w:t>
            </w:r>
          </w:p>
        </w:tc>
        <w:tc>
          <w:tcPr>
            <w:tcW w:w="1926" w:type="dxa"/>
            <w:vAlign w:val="center"/>
          </w:tcPr>
          <w:p w14:paraId="0522B91A" w14:textId="3CA97438" w:rsidR="002907DF" w:rsidRPr="00024699" w:rsidRDefault="002907DF" w:rsidP="00024699">
            <w:pPr>
              <w:jc w:val="center"/>
              <w:rPr>
                <w:sz w:val="20"/>
                <w:lang w:eastAsia="ko-KR"/>
              </w:rPr>
            </w:pPr>
            <w:r w:rsidRPr="00024699">
              <w:rPr>
                <w:rFonts w:hint="eastAsia"/>
                <w:sz w:val="20"/>
                <w:lang w:eastAsia="ko-KR"/>
              </w:rPr>
              <w:t>3</w:t>
            </w:r>
            <w:r w:rsidRPr="00024699">
              <w:rPr>
                <w:sz w:val="20"/>
                <w:lang w:eastAsia="ko-KR"/>
              </w:rPr>
              <w:t>0 GHz</w:t>
            </w:r>
          </w:p>
        </w:tc>
      </w:tr>
      <w:tr w:rsidR="002907DF" w:rsidRPr="00024699" w14:paraId="246606E5" w14:textId="77777777" w:rsidTr="00024699">
        <w:tc>
          <w:tcPr>
            <w:tcW w:w="1925" w:type="dxa"/>
            <w:vAlign w:val="center"/>
          </w:tcPr>
          <w:p w14:paraId="1B238B71" w14:textId="5482FC8E" w:rsidR="002907DF" w:rsidRPr="00024699" w:rsidRDefault="002907DF" w:rsidP="00024699">
            <w:pPr>
              <w:jc w:val="center"/>
              <w:rPr>
                <w:sz w:val="20"/>
                <w:lang w:eastAsia="ko-KR"/>
              </w:rPr>
            </w:pPr>
            <w:r w:rsidRPr="00024699">
              <w:rPr>
                <w:sz w:val="20"/>
                <w:lang w:eastAsia="ko-KR"/>
              </w:rPr>
              <w:t>Number of UE antenna elements</w:t>
            </w:r>
          </w:p>
        </w:tc>
        <w:tc>
          <w:tcPr>
            <w:tcW w:w="1926" w:type="dxa"/>
            <w:vAlign w:val="center"/>
          </w:tcPr>
          <w:p w14:paraId="6E0BD1ED" w14:textId="77777777" w:rsidR="00024699" w:rsidRDefault="00601037" w:rsidP="00D75D3D">
            <w:pPr>
              <w:jc w:val="center"/>
              <w:rPr>
                <w:sz w:val="20"/>
                <w:lang w:eastAsia="ko-KR"/>
              </w:rPr>
            </w:pPr>
            <w:r w:rsidRPr="00024699">
              <w:rPr>
                <w:rFonts w:hint="eastAsia"/>
                <w:sz w:val="20"/>
                <w:lang w:eastAsia="ko-KR"/>
              </w:rPr>
              <w:t>U</w:t>
            </w:r>
            <w:r w:rsidRPr="00024699">
              <w:rPr>
                <w:sz w:val="20"/>
                <w:lang w:eastAsia="ko-KR"/>
              </w:rPr>
              <w:t>p to 4 Tx/Rx</w:t>
            </w:r>
          </w:p>
          <w:p w14:paraId="3DA91EAE" w14:textId="65967F9C" w:rsidR="00C416FA" w:rsidRPr="00024699" w:rsidRDefault="00C416FA" w:rsidP="00D75D3D">
            <w:pPr>
              <w:jc w:val="center"/>
              <w:rPr>
                <w:sz w:val="20"/>
                <w:lang w:eastAsia="ko-KR"/>
              </w:rPr>
            </w:pPr>
            <w:r>
              <w:rPr>
                <w:rFonts w:hint="eastAsia"/>
                <w:sz w:val="20"/>
                <w:lang w:eastAsia="ko-KR"/>
              </w:rPr>
              <w:t>(</w:t>
            </w:r>
            <w:r>
              <w:rPr>
                <w:sz w:val="20"/>
                <w:lang w:eastAsia="ko-KR"/>
              </w:rPr>
              <w:t>For Urban Macro-MC, U</w:t>
            </w:r>
            <w:r w:rsidR="00781DEB">
              <w:rPr>
                <w:sz w:val="20"/>
                <w:lang w:eastAsia="ko-KR"/>
              </w:rPr>
              <w:t>p</w:t>
            </w:r>
            <w:r>
              <w:rPr>
                <w:sz w:val="20"/>
                <w:lang w:eastAsia="ko-KR"/>
              </w:rPr>
              <w:t xml:space="preserve"> to 2 Tx/Rx)</w:t>
            </w:r>
          </w:p>
        </w:tc>
        <w:tc>
          <w:tcPr>
            <w:tcW w:w="1926" w:type="dxa"/>
            <w:vAlign w:val="center"/>
          </w:tcPr>
          <w:p w14:paraId="1C0ACEA2" w14:textId="1837E7F3" w:rsidR="002907DF" w:rsidRPr="00024699" w:rsidRDefault="00601037" w:rsidP="00024699">
            <w:pPr>
              <w:jc w:val="center"/>
              <w:rPr>
                <w:sz w:val="20"/>
                <w:lang w:eastAsia="ko-KR"/>
              </w:rPr>
            </w:pPr>
            <w:r w:rsidRPr="00024699">
              <w:rPr>
                <w:rFonts w:hint="eastAsia"/>
                <w:sz w:val="20"/>
                <w:lang w:eastAsia="ko-KR"/>
              </w:rPr>
              <w:t>U</w:t>
            </w:r>
            <w:r w:rsidRPr="00024699">
              <w:rPr>
                <w:sz w:val="20"/>
                <w:lang w:eastAsia="ko-KR"/>
              </w:rPr>
              <w:t>p to 4 Tx/Rx</w:t>
            </w:r>
          </w:p>
        </w:tc>
        <w:tc>
          <w:tcPr>
            <w:tcW w:w="1926" w:type="dxa"/>
            <w:vAlign w:val="center"/>
          </w:tcPr>
          <w:p w14:paraId="65A5D306" w14:textId="55D7AD99" w:rsidR="002907DF" w:rsidRPr="00024699" w:rsidRDefault="00601037" w:rsidP="00024699">
            <w:pPr>
              <w:jc w:val="center"/>
              <w:rPr>
                <w:sz w:val="20"/>
                <w:lang w:eastAsia="ko-KR"/>
              </w:rPr>
            </w:pPr>
            <w:r w:rsidRPr="00024699">
              <w:rPr>
                <w:rFonts w:hint="eastAsia"/>
                <w:sz w:val="20"/>
                <w:lang w:eastAsia="ko-KR"/>
              </w:rPr>
              <w:t>U</w:t>
            </w:r>
            <w:r w:rsidRPr="00024699">
              <w:rPr>
                <w:sz w:val="20"/>
                <w:lang w:eastAsia="ko-KR"/>
              </w:rPr>
              <w:t>p to 8 Tx/16Rx</w:t>
            </w:r>
          </w:p>
        </w:tc>
        <w:tc>
          <w:tcPr>
            <w:tcW w:w="1926" w:type="dxa"/>
            <w:vAlign w:val="center"/>
          </w:tcPr>
          <w:p w14:paraId="259D7389" w14:textId="10F0819B" w:rsidR="002907DF" w:rsidRPr="00024699" w:rsidRDefault="00601037" w:rsidP="00024699">
            <w:pPr>
              <w:jc w:val="center"/>
              <w:rPr>
                <w:sz w:val="20"/>
                <w:lang w:eastAsia="ko-KR"/>
              </w:rPr>
            </w:pPr>
            <w:r w:rsidRPr="00024699">
              <w:rPr>
                <w:rFonts w:hint="eastAsia"/>
                <w:sz w:val="20"/>
                <w:lang w:eastAsia="ko-KR"/>
              </w:rPr>
              <w:t>U</w:t>
            </w:r>
            <w:r w:rsidRPr="00024699">
              <w:rPr>
                <w:sz w:val="20"/>
                <w:lang w:eastAsia="ko-KR"/>
              </w:rPr>
              <w:t>p to 16 Tx/Rx</w:t>
            </w:r>
          </w:p>
        </w:tc>
      </w:tr>
    </w:tbl>
    <w:p w14:paraId="574D2A43" w14:textId="16687C17" w:rsidR="00A073FC" w:rsidRPr="00D75D3D" w:rsidRDefault="00601037" w:rsidP="00B238B5">
      <w:pPr>
        <w:rPr>
          <w:sz w:val="20"/>
          <w:szCs w:val="16"/>
          <w:lang w:eastAsia="ko-KR"/>
        </w:rPr>
      </w:pPr>
      <w:r w:rsidRPr="00D75D3D">
        <w:rPr>
          <w:sz w:val="20"/>
          <w:szCs w:val="16"/>
          <w:lang w:eastAsia="ko-KR"/>
        </w:rPr>
        <w:t xml:space="preserve">NOTE: Possible device types include handheld device, CPE, vehicle etc. </w:t>
      </w:r>
      <w:r w:rsidR="00A073FC">
        <w:rPr>
          <w:rFonts w:hint="eastAsia"/>
          <w:sz w:val="20"/>
          <w:szCs w:val="16"/>
          <w:lang w:eastAsia="ko-KR"/>
        </w:rPr>
        <w:t>Antenna c</w:t>
      </w:r>
      <w:r w:rsidRPr="00D75D3D">
        <w:rPr>
          <w:sz w:val="20"/>
          <w:szCs w:val="16"/>
          <w:lang w:eastAsia="ko-KR"/>
        </w:rPr>
        <w:t xml:space="preserve">onfigurations </w:t>
      </w:r>
      <w:r w:rsidR="00A073FC">
        <w:rPr>
          <w:rFonts w:hint="eastAsia"/>
          <w:sz w:val="20"/>
          <w:szCs w:val="16"/>
          <w:lang w:eastAsia="ko-KR"/>
        </w:rPr>
        <w:t xml:space="preserve">with a large number </w:t>
      </w:r>
      <w:r w:rsidRPr="00D75D3D">
        <w:rPr>
          <w:sz w:val="20"/>
          <w:szCs w:val="16"/>
          <w:lang w:eastAsia="ko-KR"/>
        </w:rPr>
        <w:t>of antenna element</w:t>
      </w:r>
      <w:r w:rsidR="00A073FC">
        <w:rPr>
          <w:rFonts w:hint="eastAsia"/>
          <w:sz w:val="20"/>
          <w:szCs w:val="16"/>
          <w:lang w:eastAsia="ko-KR"/>
        </w:rPr>
        <w:t>s</w:t>
      </w:r>
      <w:r w:rsidRPr="00D75D3D">
        <w:rPr>
          <w:sz w:val="20"/>
          <w:szCs w:val="16"/>
          <w:lang w:eastAsia="ko-KR"/>
        </w:rPr>
        <w:t xml:space="preserve"> </w:t>
      </w:r>
      <w:r w:rsidR="00A073FC">
        <w:rPr>
          <w:rFonts w:hint="eastAsia"/>
          <w:sz w:val="20"/>
          <w:szCs w:val="16"/>
          <w:lang w:eastAsia="ko-KR"/>
        </w:rPr>
        <w:t>may</w:t>
      </w:r>
      <w:r w:rsidRPr="00D75D3D">
        <w:rPr>
          <w:sz w:val="20"/>
          <w:szCs w:val="16"/>
          <w:lang w:eastAsia="ko-KR"/>
        </w:rPr>
        <w:t xml:space="preserve"> not </w:t>
      </w:r>
      <w:r w:rsidR="00A073FC">
        <w:rPr>
          <w:rFonts w:hint="eastAsia"/>
          <w:sz w:val="20"/>
          <w:szCs w:val="16"/>
          <w:lang w:eastAsia="ko-KR"/>
        </w:rPr>
        <w:t xml:space="preserve">be </w:t>
      </w:r>
      <w:r w:rsidRPr="00D75D3D">
        <w:rPr>
          <w:sz w:val="20"/>
          <w:szCs w:val="16"/>
          <w:lang w:eastAsia="ko-KR"/>
        </w:rPr>
        <w:t xml:space="preserve">applicable to all device types. </w:t>
      </w:r>
      <w:r w:rsidR="00A073FC">
        <w:rPr>
          <w:rFonts w:hint="eastAsia"/>
          <w:sz w:val="20"/>
          <w:szCs w:val="16"/>
          <w:lang w:eastAsia="ko-KR"/>
        </w:rPr>
        <w:t xml:space="preserve">In particular, configurations assuming </w:t>
      </w:r>
      <w:r w:rsidRPr="00D75D3D">
        <w:rPr>
          <w:sz w:val="20"/>
          <w:szCs w:val="16"/>
          <w:lang w:eastAsia="ko-KR"/>
        </w:rPr>
        <w:t xml:space="preserve">16 Rx antenna elements are </w:t>
      </w:r>
      <w:r w:rsidR="00A073FC">
        <w:rPr>
          <w:rFonts w:hint="eastAsia"/>
          <w:sz w:val="20"/>
          <w:szCs w:val="16"/>
          <w:lang w:eastAsia="ko-KR"/>
        </w:rPr>
        <w:t xml:space="preserve">intended </w:t>
      </w:r>
      <w:r w:rsidRPr="00D75D3D">
        <w:rPr>
          <w:sz w:val="20"/>
          <w:szCs w:val="16"/>
          <w:lang w:eastAsia="ko-KR"/>
        </w:rPr>
        <w:t xml:space="preserve">only for CPE devices. Multi-panel operation is assumed for </w:t>
      </w:r>
      <w:r w:rsidR="00A073FC">
        <w:rPr>
          <w:rFonts w:hint="eastAsia"/>
          <w:sz w:val="20"/>
          <w:szCs w:val="16"/>
          <w:lang w:eastAsia="ko-KR"/>
        </w:rPr>
        <w:t xml:space="preserve">operation at </w:t>
      </w:r>
      <w:r w:rsidRPr="00D75D3D">
        <w:rPr>
          <w:sz w:val="20"/>
          <w:szCs w:val="16"/>
          <w:lang w:eastAsia="ko-KR"/>
        </w:rPr>
        <w:t>30 GHz.</w:t>
      </w:r>
    </w:p>
    <w:p w14:paraId="3CA3F775" w14:textId="77777777" w:rsidR="00601037" w:rsidRDefault="00601037" w:rsidP="00B238B5">
      <w:pPr>
        <w:rPr>
          <w:lang w:eastAsia="ko-KR"/>
        </w:rPr>
      </w:pPr>
    </w:p>
    <w:p w14:paraId="40B2F3AD" w14:textId="793D7CB8" w:rsidR="001860F4" w:rsidRPr="001860F4" w:rsidRDefault="001860F4" w:rsidP="00B238B5">
      <w:pPr>
        <w:rPr>
          <w:b/>
          <w:bCs/>
          <w:lang w:eastAsia="ko-KR"/>
        </w:rPr>
      </w:pPr>
      <w:r w:rsidRPr="001860F4">
        <w:rPr>
          <w:rFonts w:hint="eastAsia"/>
          <w:b/>
          <w:bCs/>
          <w:lang w:eastAsia="ko-KR"/>
        </w:rPr>
        <w:t>C</w:t>
      </w:r>
      <w:r w:rsidRPr="001860F4">
        <w:rPr>
          <w:b/>
          <w:bCs/>
          <w:lang w:eastAsia="ko-KR"/>
        </w:rPr>
        <w:t>hannel model</w:t>
      </w:r>
    </w:p>
    <w:p w14:paraId="7EF62E68" w14:textId="1F2ADB51" w:rsidR="007B6DBA" w:rsidRDefault="002179F7" w:rsidP="00041082">
      <w:pPr>
        <w:tabs>
          <w:tab w:val="clear" w:pos="1871"/>
        </w:tabs>
        <w:rPr>
          <w:lang w:eastAsia="ko-KR"/>
        </w:rPr>
      </w:pPr>
      <w:r w:rsidRPr="002179F7">
        <w:rPr>
          <w:lang w:eastAsia="ko-KR"/>
        </w:rPr>
        <w:t xml:space="preserve">Sections 3 and 4 of Annex 1 describe the basic channel model parameters, and the corresponding content from ITU-R M.2412 is expected to remain unchanged in ITU-R M.[IMT-2030.EVAL]. However, one specific paragraph in Section 3 is no longer required, and Step 4 of the large-scale parameter generation process (Section 4.2) requires further </w:t>
      </w:r>
      <w:r w:rsidR="00DA7036" w:rsidRPr="00DA7036">
        <w:rPr>
          <w:lang w:eastAsia="ko-KR"/>
        </w:rPr>
        <w:t>clarification and</w:t>
      </w:r>
      <w:r w:rsidR="00DA7036">
        <w:rPr>
          <w:rFonts w:hint="eastAsia"/>
          <w:lang w:eastAsia="ko-KR"/>
        </w:rPr>
        <w:t xml:space="preserve"> </w:t>
      </w:r>
      <w:r w:rsidRPr="002179F7">
        <w:rPr>
          <w:lang w:eastAsia="ko-KR"/>
        </w:rPr>
        <w:t>refinement.</w:t>
      </w:r>
    </w:p>
    <w:p w14:paraId="605B7626" w14:textId="144484BB" w:rsidR="007B6DBA" w:rsidRDefault="002179F7" w:rsidP="00041082">
      <w:pPr>
        <w:tabs>
          <w:tab w:val="clear" w:pos="1871"/>
        </w:tabs>
        <w:rPr>
          <w:lang w:eastAsia="ko-KR"/>
        </w:rPr>
      </w:pPr>
      <w:r w:rsidRPr="002179F7">
        <w:rPr>
          <w:lang w:eastAsia="ko-KR"/>
        </w:rPr>
        <w:t>Specifically, the paragraph beginning with “The composition of low and high loss…” is unnecessary and is therefore proposed for deletion.</w:t>
      </w:r>
    </w:p>
    <w:p w14:paraId="0F59DC8D" w14:textId="6F37F3AC" w:rsidR="008351FF" w:rsidRDefault="002179F7" w:rsidP="008351FF">
      <w:pPr>
        <w:tabs>
          <w:tab w:val="clear" w:pos="1871"/>
        </w:tabs>
        <w:rPr>
          <w:lang w:eastAsia="ko-KR"/>
        </w:rPr>
      </w:pPr>
      <w:r>
        <w:rPr>
          <w:rFonts w:hint="eastAsia"/>
          <w:lang w:eastAsia="ko-KR"/>
        </w:rPr>
        <w:t>In s</w:t>
      </w:r>
      <w:r w:rsidR="007B6DBA">
        <w:rPr>
          <w:rFonts w:hint="eastAsia"/>
          <w:lang w:eastAsia="ko-KR"/>
        </w:rPr>
        <w:t xml:space="preserve">ection 4.2 of </w:t>
      </w:r>
      <w:r w:rsidRPr="00041082">
        <w:rPr>
          <w:lang w:eastAsia="ko-KR"/>
        </w:rPr>
        <w:t>ITU-R M.2412</w:t>
      </w:r>
      <w:r>
        <w:rPr>
          <w:rFonts w:hint="eastAsia"/>
          <w:lang w:eastAsia="ko-KR"/>
        </w:rPr>
        <w:t>, t</w:t>
      </w:r>
      <w:r w:rsidR="00041082" w:rsidRPr="00041082">
        <w:rPr>
          <w:lang w:eastAsia="ko-KR"/>
        </w:rPr>
        <w:t xml:space="preserve">he </w:t>
      </w:r>
      <w:r w:rsidR="00DA7036" w:rsidRPr="00DA7036">
        <w:rPr>
          <w:lang w:eastAsia="ko-KR"/>
        </w:rPr>
        <w:t>procedure</w:t>
      </w:r>
      <w:r w:rsidR="00DA7036">
        <w:rPr>
          <w:rFonts w:hint="eastAsia"/>
          <w:lang w:eastAsia="ko-KR"/>
        </w:rPr>
        <w:t xml:space="preserve"> </w:t>
      </w:r>
      <w:r w:rsidR="00041082" w:rsidRPr="00041082">
        <w:rPr>
          <w:lang w:eastAsia="ko-KR"/>
        </w:rPr>
        <w:t xml:space="preserve">for generating large-scale parameters refers to the WINNER II channel model. Therefore, in order to make the document self-contained, it is necessary to clearly describe the corresponding procedure. The proposed revision </w:t>
      </w:r>
      <w:r w:rsidR="00DA7036" w:rsidRPr="00DA7036">
        <w:rPr>
          <w:lang w:eastAsia="ko-KR"/>
        </w:rPr>
        <w:t>provides</w:t>
      </w:r>
      <w:r w:rsidR="00DA7036">
        <w:rPr>
          <w:rFonts w:hint="eastAsia"/>
          <w:lang w:eastAsia="ko-KR"/>
        </w:rPr>
        <w:t xml:space="preserve"> </w:t>
      </w:r>
      <w:r w:rsidR="00041082" w:rsidRPr="00041082">
        <w:rPr>
          <w:lang w:eastAsia="ko-KR"/>
        </w:rPr>
        <w:t xml:space="preserve">the process of generating correlated Gaussian random numbers and includes a detailed explanation of how the generated random variables are mapped to parameters such as DS, K, ASD, and others. In addition, in </w:t>
      </w:r>
      <w:r w:rsidR="00DA7036">
        <w:rPr>
          <w:rFonts w:hint="eastAsia"/>
          <w:lang w:eastAsia="ko-KR"/>
        </w:rPr>
        <w:t xml:space="preserve">both </w:t>
      </w:r>
      <w:r w:rsidR="00041082" w:rsidRPr="00041082">
        <w:rPr>
          <w:lang w:eastAsia="ko-KR"/>
        </w:rPr>
        <w:t xml:space="preserve">the current draft and ITU-R M.2412, parameters such as ASD, ASA, ZSD, and ZSA are mixed with notations </w:t>
      </w:r>
      <w:r w:rsidR="00DA7036">
        <w:rPr>
          <w:rFonts w:hint="eastAsia"/>
          <w:lang w:eastAsia="ko-KR"/>
        </w:rPr>
        <w:t>such as</w:t>
      </w:r>
      <w:r w:rsidR="00DA7036" w:rsidRPr="00041082">
        <w:rPr>
          <w:lang w:eastAsia="ko-KR"/>
        </w:rPr>
        <w:t xml:space="preserve"> </w:t>
      </w:r>
      <w:r w:rsidR="00041082" w:rsidRPr="00041082">
        <w:rPr>
          <w:lang w:eastAsia="ko-KR"/>
        </w:rPr>
        <w:t>σ_ASD and σ_ASA, which may cause confusion. To avoid such ambiguity, the standard deviation</w:t>
      </w:r>
      <w:r w:rsidR="00DA7036">
        <w:rPr>
          <w:rFonts w:hint="eastAsia"/>
          <w:lang w:eastAsia="ko-KR"/>
        </w:rPr>
        <w:t>s</w:t>
      </w:r>
      <w:r w:rsidR="00041082" w:rsidRPr="00041082">
        <w:rPr>
          <w:lang w:eastAsia="ko-KR"/>
        </w:rPr>
        <w:t xml:space="preserve"> of the log-normal distribution</w:t>
      </w:r>
      <w:r w:rsidR="00DA7036">
        <w:rPr>
          <w:rFonts w:hint="eastAsia"/>
          <w:lang w:eastAsia="ko-KR"/>
        </w:rPr>
        <w:t>s</w:t>
      </w:r>
      <w:r w:rsidR="00041082" w:rsidRPr="00041082">
        <w:rPr>
          <w:lang w:eastAsia="ko-KR"/>
        </w:rPr>
        <w:t xml:space="preserve"> </w:t>
      </w:r>
      <w:r w:rsidR="00DA7036">
        <w:rPr>
          <w:rFonts w:hint="eastAsia"/>
          <w:lang w:eastAsia="ko-KR"/>
        </w:rPr>
        <w:t>have</w:t>
      </w:r>
      <w:r w:rsidR="00DA7036" w:rsidRPr="00041082">
        <w:rPr>
          <w:lang w:eastAsia="ko-KR"/>
        </w:rPr>
        <w:t xml:space="preserve"> </w:t>
      </w:r>
      <w:r w:rsidR="00041082" w:rsidRPr="00041082">
        <w:rPr>
          <w:lang w:eastAsia="ko-KR"/>
        </w:rPr>
        <w:t xml:space="preserve">already been denoted as σ_lgASD, etc., in the </w:t>
      </w:r>
      <w:r w:rsidR="00A073FC" w:rsidRPr="00041082">
        <w:rPr>
          <w:lang w:eastAsia="ko-KR"/>
        </w:rPr>
        <w:t>fast-fading</w:t>
      </w:r>
      <w:r w:rsidR="00041082" w:rsidRPr="00041082">
        <w:rPr>
          <w:lang w:eastAsia="ko-KR"/>
        </w:rPr>
        <w:t xml:space="preserve"> parameter table. Accordingly, the notation has been revised and unified by </w:t>
      </w:r>
      <w:r w:rsidR="00DA7036" w:rsidRPr="00DA7036">
        <w:rPr>
          <w:lang w:eastAsia="ko-KR"/>
        </w:rPr>
        <w:t>explicitly</w:t>
      </w:r>
      <w:r w:rsidR="00DA7036">
        <w:rPr>
          <w:rFonts w:hint="eastAsia"/>
          <w:lang w:eastAsia="ko-KR"/>
        </w:rPr>
        <w:t xml:space="preserve"> </w:t>
      </w:r>
      <w:r w:rsidR="00041082" w:rsidRPr="00041082">
        <w:rPr>
          <w:lang w:eastAsia="ko-KR"/>
        </w:rPr>
        <w:t xml:space="preserve">using the parameter names </w:t>
      </w:r>
      <w:r w:rsidR="00DA7036">
        <w:rPr>
          <w:rFonts w:hint="eastAsia"/>
          <w:lang w:eastAsia="ko-KR"/>
        </w:rPr>
        <w:t>defined</w:t>
      </w:r>
      <w:r w:rsidR="00041082" w:rsidRPr="00041082">
        <w:rPr>
          <w:lang w:eastAsia="ko-KR"/>
        </w:rPr>
        <w:t xml:space="preserve"> in the tables, such as ASD and lgASD.</w:t>
      </w:r>
    </w:p>
    <w:p w14:paraId="734D61DA" w14:textId="2C0322C6" w:rsidR="00766F14" w:rsidRDefault="00024699" w:rsidP="008351FF">
      <w:pPr>
        <w:tabs>
          <w:tab w:val="clear" w:pos="1871"/>
        </w:tabs>
        <w:rPr>
          <w:lang w:eastAsia="ko-KR"/>
        </w:rPr>
      </w:pPr>
      <w:r w:rsidRPr="002179F7" w:rsidDel="00B238B5">
        <w:rPr>
          <w:lang w:eastAsia="ko-KR"/>
        </w:rPr>
        <w:t>The proposed modifications to the channel model included in the working document are provided in Attachment 1.</w:t>
      </w:r>
    </w:p>
    <w:p w14:paraId="239B05D3" w14:textId="77777777" w:rsidR="00766F14" w:rsidRDefault="00766F14" w:rsidP="00F5684D">
      <w:pPr>
        <w:spacing w:before="600"/>
        <w:rPr>
          <w:b/>
          <w:bCs/>
          <w:lang w:val="pt-BR"/>
        </w:rPr>
      </w:pPr>
    </w:p>
    <w:p w14:paraId="3680F579" w14:textId="7BA35156" w:rsidR="005A5639" w:rsidRDefault="00F5684D" w:rsidP="00A073FC">
      <w:pPr>
        <w:spacing w:before="600"/>
        <w:rPr>
          <w:lang w:val="pt-BR" w:eastAsia="ko-KR"/>
        </w:rPr>
      </w:pPr>
      <w:r w:rsidRPr="00971F1F">
        <w:rPr>
          <w:b/>
          <w:bCs/>
          <w:lang w:val="pt-BR"/>
        </w:rPr>
        <w:t>Attachment</w:t>
      </w:r>
      <w:r w:rsidRPr="00971F1F">
        <w:rPr>
          <w:lang w:val="pt-BR"/>
        </w:rPr>
        <w:t>:</w:t>
      </w:r>
      <w:r w:rsidRPr="00971F1F">
        <w:rPr>
          <w:lang w:val="pt-BR"/>
        </w:rPr>
        <w:tab/>
        <w:t>1</w:t>
      </w:r>
    </w:p>
    <w:p w14:paraId="45275FD7" w14:textId="77777777" w:rsidR="005A5639" w:rsidRPr="005A5639" w:rsidRDefault="005A5639" w:rsidP="005A5639">
      <w:pPr>
        <w:keepNext/>
        <w:keepLines/>
        <w:spacing w:before="480" w:after="80"/>
        <w:jc w:val="center"/>
        <w:outlineLvl w:val="0"/>
        <w:rPr>
          <w:caps/>
          <w:sz w:val="28"/>
          <w:lang w:eastAsia="zh-CN"/>
        </w:rPr>
      </w:pPr>
      <w:r w:rsidRPr="005A5639">
        <w:rPr>
          <w:caps/>
          <w:sz w:val="28"/>
          <w:lang w:eastAsia="zh-CN"/>
        </w:rPr>
        <w:lastRenderedPageBreak/>
        <w:t>ATTACHMENT</w:t>
      </w:r>
    </w:p>
    <w:p w14:paraId="12948D3B" w14:textId="77777777" w:rsidR="005A5639" w:rsidRPr="005A5639" w:rsidRDefault="005A5639" w:rsidP="005A5639">
      <w:pPr>
        <w:keepNext/>
        <w:keepLines/>
        <w:tabs>
          <w:tab w:val="clear" w:pos="1134"/>
          <w:tab w:val="clear" w:pos="1871"/>
          <w:tab w:val="clear" w:pos="2268"/>
          <w:tab w:val="left" w:pos="794"/>
          <w:tab w:val="left" w:pos="1191"/>
          <w:tab w:val="left" w:pos="1588"/>
          <w:tab w:val="left" w:pos="1985"/>
        </w:tabs>
        <w:spacing w:before="480" w:after="80"/>
        <w:jc w:val="center"/>
        <w:outlineLvl w:val="0"/>
        <w:rPr>
          <w:rFonts w:eastAsiaTheme="minorEastAsia"/>
          <w:b/>
          <w:sz w:val="28"/>
          <w:lang w:eastAsia="zh-CN"/>
        </w:rPr>
      </w:pPr>
      <w:r w:rsidRPr="005A5639">
        <w:rPr>
          <w:rFonts w:eastAsiaTheme="minorEastAsia"/>
          <w:b/>
          <w:sz w:val="28"/>
          <w:lang w:eastAsia="zh-CN"/>
        </w:rPr>
        <w:t>Annex 1</w:t>
      </w:r>
      <w:r w:rsidRPr="005A5639">
        <w:rPr>
          <w:rFonts w:eastAsiaTheme="minorEastAsia"/>
          <w:b/>
          <w:sz w:val="28"/>
          <w:lang w:eastAsia="zh-CN"/>
        </w:rPr>
        <w:br/>
      </w:r>
      <w:r w:rsidRPr="005A5639">
        <w:rPr>
          <w:rFonts w:eastAsiaTheme="minorEastAsia"/>
          <w:b/>
          <w:sz w:val="28"/>
          <w:lang w:eastAsia="zh-CN"/>
        </w:rPr>
        <w:br/>
        <w:t>Test environments and channel models</w:t>
      </w:r>
    </w:p>
    <w:p w14:paraId="67FAC6E8" w14:textId="77777777" w:rsidR="005A5639" w:rsidRPr="005A5639" w:rsidRDefault="005A5639" w:rsidP="005A5639">
      <w:pPr>
        <w:rPr>
          <w:lang w:eastAsia="ko-KR"/>
        </w:rPr>
      </w:pPr>
    </w:p>
    <w:p w14:paraId="1AAD8E25" w14:textId="77777777" w:rsidR="005A5639" w:rsidRPr="005A5639" w:rsidRDefault="005A5639" w:rsidP="005A5639">
      <w:pPr>
        <w:rPr>
          <w:lang w:eastAsia="ko-KR"/>
        </w:rPr>
      </w:pPr>
      <w:r w:rsidRPr="005A5639">
        <w:rPr>
          <w:rFonts w:hint="eastAsia"/>
          <w:lang w:eastAsia="ko-KR"/>
        </w:rPr>
        <w:t>[</w:t>
      </w:r>
      <w:r w:rsidRPr="005A5639">
        <w:rPr>
          <w:lang w:eastAsia="ko-KR"/>
        </w:rPr>
        <w:t>…</w:t>
      </w:r>
      <w:r w:rsidRPr="005A5639">
        <w:rPr>
          <w:rFonts w:hint="eastAsia"/>
          <w:lang w:eastAsia="ko-KR"/>
        </w:rPr>
        <w:t>]</w:t>
      </w:r>
    </w:p>
    <w:p w14:paraId="0F32EF72" w14:textId="77777777" w:rsidR="005A5639" w:rsidRPr="005A5639" w:rsidRDefault="005A5639" w:rsidP="005A5639">
      <w:pPr>
        <w:keepNext/>
        <w:keepLines/>
        <w:spacing w:before="200"/>
        <w:ind w:left="1134" w:hanging="1134"/>
        <w:outlineLvl w:val="1"/>
        <w:rPr>
          <w:rFonts w:eastAsia="SimSun"/>
          <w:b/>
          <w:lang w:eastAsia="zh-CN"/>
        </w:rPr>
      </w:pPr>
      <w:r w:rsidRPr="005A5639">
        <w:rPr>
          <w:rFonts w:eastAsia="SimSun"/>
          <w:b/>
          <w:lang w:eastAsia="zh-CN"/>
        </w:rPr>
        <w:t>3.2</w:t>
      </w:r>
      <w:r w:rsidRPr="005A5639">
        <w:rPr>
          <w:rFonts w:eastAsia="SimSun"/>
          <w:b/>
          <w:lang w:eastAsia="zh-CN"/>
        </w:rPr>
        <w:tab/>
        <w:t>Outdoor to indoor (O-to-I) building penetration loss</w:t>
      </w:r>
    </w:p>
    <w:p w14:paraId="30189F43" w14:textId="77777777" w:rsidR="005A5639" w:rsidRPr="005A5639" w:rsidRDefault="005A5639" w:rsidP="005A5639">
      <w:pPr>
        <w:rPr>
          <w:lang w:eastAsia="ko-KR"/>
        </w:rPr>
      </w:pPr>
      <w:r w:rsidRPr="005A5639">
        <w:rPr>
          <w:rFonts w:hint="eastAsia"/>
          <w:lang w:eastAsia="ko-KR"/>
        </w:rPr>
        <w:t>[</w:t>
      </w:r>
      <w:r w:rsidRPr="005A5639">
        <w:rPr>
          <w:lang w:eastAsia="ko-KR"/>
        </w:rPr>
        <w:t>…</w:t>
      </w:r>
      <w:r w:rsidRPr="005A5639">
        <w:rPr>
          <w:rFonts w:hint="eastAsia"/>
          <w:lang w:eastAsia="ko-KR"/>
        </w:rPr>
        <w:t>]</w:t>
      </w:r>
    </w:p>
    <w:p w14:paraId="3BA2A5AE" w14:textId="77777777" w:rsidR="005A5639" w:rsidRPr="005A5639" w:rsidDel="003D3CD0" w:rsidRDefault="005A5639" w:rsidP="005A5639">
      <w:pPr>
        <w:rPr>
          <w:del w:id="9" w:author="Korea" w:date="2025-12-12T02:07:00Z"/>
          <w:lang w:eastAsia="zh-CN"/>
        </w:rPr>
      </w:pPr>
      <w:del w:id="10" w:author="Korea" w:date="2025-12-12T02:07:00Z">
        <w:r w:rsidRPr="005A5639" w:rsidDel="003D3CD0">
          <w:delText>The composition of low and high loss is a simulation parameter that should be determined by the user of the channel models, and is dependent on the use of metal-coated glass in buildings and the deployment scenarios. Such use is expected to differ in different markets and regions of the world and also may increase over years to new regulations and energy saving initiatives. Furthermore, the use of such high-loss glass currently appears to be more predominant in commercial buildings than in residential buildings in some regions of the world.</w:delText>
        </w:r>
      </w:del>
    </w:p>
    <w:p w14:paraId="69BAE3F8" w14:textId="77777777" w:rsidR="005A5639" w:rsidRPr="005A5639" w:rsidRDefault="005A5639" w:rsidP="005A5639">
      <w:pPr>
        <w:keepNext/>
        <w:keepLines/>
        <w:spacing w:before="200"/>
        <w:ind w:left="1134" w:hanging="1134"/>
        <w:outlineLvl w:val="1"/>
        <w:rPr>
          <w:rFonts w:eastAsia="SimSun"/>
          <w:b/>
          <w:lang w:eastAsia="zh-CN"/>
        </w:rPr>
      </w:pPr>
      <w:r w:rsidRPr="005A5639">
        <w:rPr>
          <w:rFonts w:eastAsia="SimSun"/>
          <w:b/>
          <w:lang w:eastAsia="zh-CN"/>
        </w:rPr>
        <w:t>3.3</w:t>
      </w:r>
      <w:r w:rsidRPr="005A5639">
        <w:rPr>
          <w:rFonts w:eastAsia="SimSun"/>
          <w:b/>
          <w:lang w:eastAsia="zh-CN"/>
        </w:rPr>
        <w:tab/>
        <w:t>Car penetration loss</w:t>
      </w:r>
    </w:p>
    <w:p w14:paraId="41C8802E" w14:textId="77777777" w:rsidR="005A5639" w:rsidRPr="005A5639" w:rsidRDefault="005A5639" w:rsidP="005A5639">
      <w:pPr>
        <w:rPr>
          <w:lang w:eastAsia="ko-KR"/>
        </w:rPr>
      </w:pPr>
      <w:r w:rsidRPr="005A5639">
        <w:rPr>
          <w:rFonts w:hint="eastAsia"/>
          <w:lang w:eastAsia="ko-KR"/>
        </w:rPr>
        <w:t>[</w:t>
      </w:r>
      <w:r w:rsidRPr="005A5639">
        <w:rPr>
          <w:lang w:eastAsia="ko-KR"/>
        </w:rPr>
        <w:t>…</w:t>
      </w:r>
      <w:r w:rsidRPr="005A5639">
        <w:rPr>
          <w:rFonts w:hint="eastAsia"/>
          <w:lang w:eastAsia="ko-KR"/>
        </w:rPr>
        <w:t>]</w:t>
      </w:r>
    </w:p>
    <w:p w14:paraId="43EA2B71" w14:textId="77777777" w:rsidR="005A5639" w:rsidRPr="005A5639" w:rsidRDefault="005A5639" w:rsidP="005A5639">
      <w:pPr>
        <w:spacing w:before="240" w:after="240"/>
        <w:rPr>
          <w:rFonts w:eastAsiaTheme="minorEastAsia"/>
          <w:iCs/>
          <w:lang w:eastAsia="zh-CN"/>
        </w:rPr>
      </w:pPr>
    </w:p>
    <w:p w14:paraId="099179E0" w14:textId="77777777" w:rsidR="005A5639" w:rsidRPr="005A5639" w:rsidRDefault="005A5639" w:rsidP="005A5639">
      <w:pPr>
        <w:keepNext/>
        <w:keepLines/>
        <w:spacing w:before="280"/>
        <w:ind w:left="1134" w:hanging="1134"/>
        <w:outlineLvl w:val="0"/>
        <w:rPr>
          <w:rFonts w:eastAsia="맑은 고딕"/>
          <w:b/>
          <w:sz w:val="28"/>
          <w:lang w:eastAsia="ko-KR"/>
        </w:rPr>
      </w:pPr>
      <w:r w:rsidRPr="005A5639">
        <w:rPr>
          <w:rFonts w:eastAsia="SimSun"/>
          <w:b/>
          <w:sz w:val="28"/>
        </w:rPr>
        <w:t>4</w:t>
      </w:r>
      <w:r w:rsidRPr="005A5639">
        <w:rPr>
          <w:rFonts w:eastAsia="SimSun"/>
          <w:b/>
          <w:sz w:val="28"/>
          <w:lang w:eastAsia="zh-CN"/>
        </w:rPr>
        <w:tab/>
      </w:r>
      <w:r w:rsidRPr="005A5639">
        <w:rPr>
          <w:rFonts w:eastAsia="SimSun"/>
          <w:b/>
          <w:sz w:val="28"/>
        </w:rPr>
        <w:t>Fast fading model</w:t>
      </w:r>
    </w:p>
    <w:p w14:paraId="2CFD4877" w14:textId="77777777" w:rsidR="005A5639" w:rsidRPr="005A5639" w:rsidRDefault="005A5639" w:rsidP="005A5639">
      <w:pPr>
        <w:rPr>
          <w:rFonts w:eastAsia="맑은 고딕"/>
          <w:lang w:eastAsia="ko-KR"/>
        </w:rPr>
      </w:pPr>
      <w:r w:rsidRPr="005A5639">
        <w:rPr>
          <w:rFonts w:eastAsia="맑은 고딕" w:hint="eastAsia"/>
          <w:lang w:eastAsia="ko-KR"/>
        </w:rPr>
        <w:t>[</w:t>
      </w:r>
      <w:r w:rsidRPr="005A5639">
        <w:rPr>
          <w:rFonts w:eastAsia="맑은 고딕"/>
          <w:lang w:eastAsia="ko-KR"/>
        </w:rPr>
        <w:t>…</w:t>
      </w:r>
      <w:r w:rsidRPr="005A5639">
        <w:rPr>
          <w:rFonts w:eastAsia="맑은 고딕" w:hint="eastAsia"/>
          <w:lang w:eastAsia="ko-KR"/>
        </w:rPr>
        <w:t>]</w:t>
      </w:r>
    </w:p>
    <w:p w14:paraId="0BD1B8A7" w14:textId="77777777" w:rsidR="005A5639" w:rsidRPr="005A5639" w:rsidRDefault="005A5639" w:rsidP="005A5639">
      <w:pPr>
        <w:keepNext/>
        <w:keepLines/>
        <w:spacing w:before="200"/>
        <w:ind w:left="1134" w:hanging="1134"/>
        <w:outlineLvl w:val="1"/>
        <w:rPr>
          <w:rFonts w:eastAsia="SimSun"/>
          <w:b/>
          <w:lang w:eastAsia="zh-CN"/>
        </w:rPr>
      </w:pPr>
      <w:bookmarkStart w:id="11" w:name="_Toc499628557"/>
      <w:r w:rsidRPr="005A5639">
        <w:rPr>
          <w:rFonts w:eastAsia="SimSun"/>
          <w:b/>
        </w:rPr>
        <w:t>4.2</w:t>
      </w:r>
      <w:r w:rsidRPr="005A5639">
        <w:rPr>
          <w:rFonts w:eastAsia="SimSun"/>
          <w:b/>
        </w:rPr>
        <w:tab/>
        <w:t>Large scale parameter</w:t>
      </w:r>
      <w:r w:rsidRPr="005A5639">
        <w:rPr>
          <w:rFonts w:eastAsia="SimSun"/>
          <w:b/>
          <w:lang w:eastAsia="zh-CN"/>
        </w:rPr>
        <w:t xml:space="preserve"> generation</w:t>
      </w:r>
      <w:bookmarkEnd w:id="11"/>
    </w:p>
    <w:p w14:paraId="07A593B9" w14:textId="77777777" w:rsidR="005A5639" w:rsidRPr="005A5639" w:rsidRDefault="005A5639" w:rsidP="005A5639">
      <w:pPr>
        <w:jc w:val="both"/>
        <w:rPr>
          <w:rFonts w:eastAsia="SimSun"/>
          <w:lang w:eastAsia="ko-KR"/>
        </w:rPr>
      </w:pPr>
      <w:r w:rsidRPr="005A5639">
        <w:rPr>
          <w:rFonts w:hint="eastAsia"/>
          <w:lang w:eastAsia="ko-KR"/>
        </w:rPr>
        <w:t>[</w:t>
      </w:r>
      <w:r w:rsidRPr="005A5639">
        <w:rPr>
          <w:lang w:eastAsia="ko-KR"/>
        </w:rPr>
        <w:t>…</w:t>
      </w:r>
      <w:r w:rsidRPr="005A5639">
        <w:rPr>
          <w:rFonts w:hint="eastAsia"/>
          <w:lang w:eastAsia="ko-KR"/>
        </w:rPr>
        <w:t>]</w:t>
      </w:r>
    </w:p>
    <w:p w14:paraId="7620C465" w14:textId="77777777" w:rsidR="005A5639" w:rsidRPr="005A5639" w:rsidRDefault="005A5639" w:rsidP="005A5639">
      <w:pPr>
        <w:jc w:val="both"/>
        <w:rPr>
          <w:ins w:id="12" w:author="Korea" w:date="2025-12-12T02:20:00Z"/>
          <w:rFonts w:eastAsia="맑은 고딕" w:cs="MotoSans-Medium"/>
          <w:color w:val="FF0000"/>
          <w:sz w:val="36"/>
          <w:szCs w:val="36"/>
          <w:lang w:eastAsia="ko-KR"/>
        </w:rPr>
      </w:pPr>
      <w:r w:rsidRPr="005A5639">
        <w:rPr>
          <w:rFonts w:eastAsia="SimSun"/>
          <w:b/>
        </w:rPr>
        <w:t>Step 4:</w:t>
      </w:r>
      <w:r w:rsidRPr="005A5639">
        <w:rPr>
          <w:rFonts w:eastAsia="SimSun"/>
        </w:rPr>
        <w:t xml:space="preserve"> Generate large scale parameters e.g. root-mean-square delay spread (DS), root-mean-square angular spreads (ASA, ASD, ZSA, ZSD), Ricean K-factor (K) and shadow fading (SF) taking into account cross correlation according to T</w:t>
      </w:r>
      <w:r w:rsidRPr="005A5639">
        <w:t>ables A4-7 to A4-14</w:t>
      </w:r>
      <w:ins w:id="13" w:author="Korea" w:date="2025-12-12T02:17:00Z">
        <w:r w:rsidRPr="005A5639">
          <w:rPr>
            <w:rFonts w:hint="eastAsia"/>
            <w:lang w:eastAsia="ko-KR"/>
          </w:rPr>
          <w:t>.</w:t>
        </w:r>
      </w:ins>
      <w:r w:rsidRPr="005A5639">
        <w:rPr>
          <w:rFonts w:eastAsia="MS PGothic" w:cs="MotoSans-Medium"/>
          <w:color w:val="FF0000"/>
          <w:sz w:val="36"/>
          <w:szCs w:val="36"/>
        </w:rPr>
        <w:t xml:space="preserve"> </w:t>
      </w:r>
      <w:del w:id="14" w:author="Korea" w:date="2025-12-12T02:19:00Z">
        <w:r w:rsidRPr="005A5639" w:rsidDel="00C52BE4">
          <w:rPr>
            <w:rFonts w:eastAsia="SimSun"/>
          </w:rPr>
          <w:delText>and using the procedure described in § 3.3.1 of WINNER II</w:delText>
        </w:r>
        <w:r w:rsidRPr="005A5639" w:rsidDel="00C52BE4">
          <w:rPr>
            <w:rFonts w:eastAsia="SimSun"/>
            <w:lang w:eastAsia="zh-CN"/>
          </w:rPr>
          <w:delText xml:space="preserve"> Channel Models [15] with </w:delText>
        </w:r>
        <w:r w:rsidRPr="005A5639" w:rsidDel="00C52BE4">
          <w:rPr>
            <w:rFonts w:eastAsia="SimSun"/>
          </w:rPr>
          <w:delText>the square root matrix</w:delText>
        </w:r>
        <w:r w:rsidR="008E0754" w:rsidRPr="005A5639" w:rsidDel="00C52BE4">
          <w:rPr>
            <w:rFonts w:eastAsia="SimSun"/>
            <w:noProof/>
            <w:position w:val="-14"/>
          </w:rPr>
          <w:object w:dxaOrig="1240" w:dyaOrig="420" w14:anchorId="15B29F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4.65pt;height:21.55pt;mso-width-percent:0;mso-height-percent:0;mso-width-percent:0;mso-height-percent:0" o:ole="">
              <v:imagedata r:id="rId9" o:title=""/>
            </v:shape>
            <o:OLEObject Type="Embed" ProgID="Equation.3" ShapeID="_x0000_i1025" DrawAspect="Content" ObjectID="_1832337992" r:id="rId10"/>
          </w:object>
        </w:r>
        <w:r w:rsidRPr="005A5639" w:rsidDel="00C52BE4">
          <w:rPr>
            <w:rFonts w:eastAsia="SimSun"/>
          </w:rPr>
          <w:delText xml:space="preserve">being generated using the Cholesky decomposition and </w:delText>
        </w:r>
      </w:del>
    </w:p>
    <w:p w14:paraId="621B4CA0" w14:textId="77777777" w:rsidR="005A5639" w:rsidRPr="005A5639" w:rsidRDefault="005A5639">
      <w:pPr>
        <w:numPr>
          <w:ilvl w:val="0"/>
          <w:numId w:val="27"/>
        </w:numPr>
        <w:ind w:leftChars="67" w:left="1289"/>
        <w:jc w:val="both"/>
        <w:rPr>
          <w:ins w:id="15" w:author="Korea" w:date="2025-12-12T02:20:00Z"/>
          <w:rFonts w:eastAsia="맑은 고딕"/>
          <w:lang w:eastAsia="ko-KR"/>
        </w:rPr>
        <w:pPrChange w:id="16" w:author="Korea" w:date="2025-12-12T02:22:00Z">
          <w:pPr>
            <w:numPr>
              <w:numId w:val="27"/>
            </w:numPr>
            <w:ind w:left="1528" w:hanging="1128"/>
            <w:jc w:val="both"/>
          </w:pPr>
        </w:pPrChange>
      </w:pPr>
      <w:ins w:id="17" w:author="Korea" w:date="2025-12-12T02:20:00Z">
        <w:r w:rsidRPr="005A5639">
          <w:rPr>
            <w:rFonts w:eastAsia="맑은 고딕"/>
            <w:lang w:eastAsia="ko-KR"/>
          </w:rPr>
          <w:t xml:space="preserve">Construct correlation matrix </w:t>
        </w:r>
      </w:ins>
      <m:oMath>
        <m:r>
          <w:ins w:id="18" w:author="Korea" w:date="2025-12-12T02:20:00Z">
            <m:rPr>
              <m:sty m:val="bi"/>
            </m:rPr>
            <w:rPr>
              <w:rFonts w:ascii="Cambria Math" w:eastAsia="맑은 고딕" w:hAnsi="Cambria Math"/>
              <w:lang w:eastAsia="ko-KR"/>
            </w:rPr>
            <m:t>R</m:t>
          </w:ins>
        </m:r>
      </m:oMath>
      <w:ins w:id="19" w:author="Korea" w:date="2025-12-12T02:20:00Z">
        <w:r w:rsidRPr="005A5639">
          <w:rPr>
            <w:rFonts w:eastAsia="맑은 고딕"/>
            <w:lang w:eastAsia="ko-KR"/>
          </w:rPr>
          <w:t xml:space="preserve"> whose elements are </w:t>
        </w:r>
      </w:ins>
      <m:oMath>
        <m:sSub>
          <m:sSubPr>
            <m:ctrlPr>
              <w:ins w:id="20" w:author="Korea" w:date="2025-12-12T02:20:00Z">
                <w:rPr>
                  <w:rFonts w:ascii="Cambria Math" w:eastAsia="맑은 고딕" w:hAnsi="Cambria Math"/>
                  <w:lang w:eastAsia="ko-KR"/>
                </w:rPr>
              </w:ins>
            </m:ctrlPr>
          </m:sSubPr>
          <m:e>
            <m:r>
              <w:ins w:id="21" w:author="Korea" w:date="2025-12-12T02:20:00Z">
                <w:rPr>
                  <w:rFonts w:ascii="Cambria Math" w:eastAsia="맑은 고딕" w:hAnsi="Cambria Math"/>
                  <w:lang w:eastAsia="ko-KR"/>
                </w:rPr>
                <m:t>ρ</m:t>
              </w:ins>
            </m:r>
          </m:e>
          <m:sub>
            <m:r>
              <w:ins w:id="22" w:author="Korea" w:date="2025-12-12T02:20:00Z">
                <w:rPr>
                  <w:rFonts w:ascii="Cambria Math" w:eastAsia="맑은 고딕" w:hAnsi="Cambria Math"/>
                  <w:lang w:eastAsia="ko-KR"/>
                </w:rPr>
                <m:t>A</m:t>
              </w:ins>
            </m:r>
            <m:r>
              <w:ins w:id="23" w:author="Korea" w:date="2025-12-12T02:20:00Z">
                <m:rPr>
                  <m:sty m:val="p"/>
                </m:rPr>
                <w:rPr>
                  <w:rFonts w:ascii="Cambria Math" w:eastAsia="맑은 고딕" w:hAnsi="Cambria Math"/>
                  <w:lang w:eastAsia="ko-KR"/>
                </w:rPr>
                <m:t>,</m:t>
              </w:ins>
            </m:r>
            <m:r>
              <w:ins w:id="24" w:author="Korea" w:date="2025-12-12T02:20:00Z">
                <w:rPr>
                  <w:rFonts w:ascii="Cambria Math" w:eastAsia="맑은 고딕" w:hAnsi="Cambria Math"/>
                  <w:lang w:eastAsia="ko-KR"/>
                </w:rPr>
                <m:t>B</m:t>
              </w:ins>
            </m:r>
          </m:sub>
        </m:sSub>
      </m:oMath>
      <w:ins w:id="25" w:author="Korea" w:date="2025-12-12T02:20:00Z">
        <w:r w:rsidRPr="005A5639">
          <w:rPr>
            <w:rFonts w:eastAsia="맑은 고딕"/>
            <w:lang w:eastAsia="ko-KR"/>
          </w:rPr>
          <w:t xml:space="preserve"> corresponding to the cross-correlation between parameters </w:t>
        </w:r>
      </w:ins>
      <m:oMath>
        <m:r>
          <w:ins w:id="26" w:author="Korea" w:date="2025-12-12T02:20:00Z">
            <w:rPr>
              <w:rFonts w:ascii="Cambria Math" w:eastAsia="맑은 고딕" w:hAnsi="Cambria Math"/>
              <w:lang w:eastAsia="ko-KR"/>
            </w:rPr>
            <m:t>A</m:t>
          </w:ins>
        </m:r>
      </m:oMath>
      <w:ins w:id="27" w:author="Korea" w:date="2025-12-12T02:20:00Z">
        <w:r w:rsidRPr="005A5639">
          <w:rPr>
            <w:rFonts w:eastAsia="맑은 고딕"/>
            <w:lang w:eastAsia="ko-KR"/>
          </w:rPr>
          <w:t xml:space="preserve"> and </w:t>
        </w:r>
      </w:ins>
      <m:oMath>
        <m:r>
          <w:ins w:id="28" w:author="Korea" w:date="2025-12-12T02:20:00Z">
            <w:rPr>
              <w:rFonts w:ascii="Cambria Math" w:eastAsia="맑은 고딕" w:hAnsi="Cambria Math"/>
              <w:lang w:eastAsia="ko-KR"/>
            </w:rPr>
            <m:t>B</m:t>
          </w:ins>
        </m:r>
      </m:oMath>
      <w:ins w:id="29" w:author="Korea" w:date="2025-12-12T02:20:00Z">
        <w:r w:rsidRPr="005A5639">
          <w:rPr>
            <w:rFonts w:eastAsia="맑은 고딕"/>
            <w:lang w:eastAsia="ko-KR"/>
          </w:rPr>
          <w:t>.</w:t>
        </w:r>
      </w:ins>
    </w:p>
    <w:p w14:paraId="4C5792BB" w14:textId="77777777" w:rsidR="005A5639" w:rsidRPr="005A5639" w:rsidRDefault="005A5639">
      <w:pPr>
        <w:ind w:leftChars="100" w:left="240"/>
        <w:jc w:val="both"/>
        <w:rPr>
          <w:ins w:id="30" w:author="Korea" w:date="2025-12-12T02:20:00Z"/>
          <w:rFonts w:eastAsia="맑은 고딕"/>
          <w:lang w:eastAsia="ko-KR"/>
        </w:rPr>
        <w:pPrChange w:id="31" w:author="Korea" w:date="2025-12-12T02:22:00Z">
          <w:pPr>
            <w:jc w:val="both"/>
          </w:pPr>
        </w:pPrChange>
      </w:pPr>
      <m:oMathPara>
        <m:oMath>
          <m:r>
            <w:ins w:id="32" w:author="Korea" w:date="2025-12-12T02:20:00Z">
              <m:rPr>
                <m:sty m:val="bi"/>
              </m:rPr>
              <w:rPr>
                <w:rFonts w:ascii="Cambria Math" w:eastAsia="맑은 고딕" w:hAnsi="Cambria Math"/>
                <w:lang w:eastAsia="ko-KR"/>
              </w:rPr>
              <m:t>R</m:t>
            </w:ins>
          </m:r>
          <m:r>
            <w:ins w:id="33" w:author="Korea" w:date="2025-12-12T02:20:00Z">
              <m:rPr>
                <m:sty m:val="p"/>
              </m:rPr>
              <w:rPr>
                <w:rFonts w:ascii="Cambria Math" w:eastAsia="맑은 고딕" w:hAnsi="Cambria Math"/>
                <w:lang w:eastAsia="ko-KR"/>
              </w:rPr>
              <m:t>=</m:t>
            </w:ins>
          </m:r>
          <m:d>
            <m:dPr>
              <m:begChr m:val="["/>
              <m:endChr m:val="]"/>
              <m:ctrlPr>
                <w:ins w:id="34" w:author="Korea" w:date="2025-12-12T02:20:00Z">
                  <w:rPr>
                    <w:rFonts w:ascii="Cambria Math" w:eastAsia="맑은 고딕" w:hAnsi="Cambria Math"/>
                    <w:lang w:eastAsia="ko-KR"/>
                  </w:rPr>
                </w:ins>
              </m:ctrlPr>
            </m:dPr>
            <m:e>
              <m:m>
                <m:mPr>
                  <m:mcs>
                    <m:mc>
                      <m:mcPr>
                        <m:count m:val="7"/>
                        <m:mcJc m:val="center"/>
                      </m:mcPr>
                    </m:mc>
                  </m:mcs>
                  <m:ctrlPr>
                    <w:ins w:id="35" w:author="Korea" w:date="2025-12-12T02:20:00Z">
                      <w:rPr>
                        <w:rFonts w:ascii="Cambria Math" w:eastAsia="맑은 고딕" w:hAnsi="Cambria Math"/>
                        <w:lang w:eastAsia="ko-KR"/>
                      </w:rPr>
                    </w:ins>
                  </m:ctrlPr>
                </m:mPr>
                <m:mr>
                  <m:e>
                    <m:r>
                      <w:ins w:id="36" w:author="Korea" w:date="2025-12-12T02:20:00Z">
                        <m:rPr>
                          <m:sty m:val="p"/>
                        </m:rPr>
                        <w:rPr>
                          <w:rFonts w:ascii="Cambria Math" w:eastAsia="맑은 고딕" w:hAnsi="Cambria Math"/>
                          <w:lang w:eastAsia="ko-KR"/>
                        </w:rPr>
                        <m:t>1</m:t>
                      </w:ins>
                    </m:r>
                  </m:e>
                  <m:e>
                    <m:sSub>
                      <m:sSubPr>
                        <m:ctrlPr>
                          <w:ins w:id="37" w:author="Korea" w:date="2025-12-12T02:20:00Z">
                            <w:rPr>
                              <w:rFonts w:ascii="Cambria Math" w:eastAsia="맑은 고딕" w:hAnsi="Cambria Math"/>
                              <w:lang w:eastAsia="ko-KR"/>
                            </w:rPr>
                          </w:ins>
                        </m:ctrlPr>
                      </m:sSubPr>
                      <m:e>
                        <m:r>
                          <w:ins w:id="38" w:author="Korea" w:date="2025-12-12T02:20:00Z">
                            <w:rPr>
                              <w:rFonts w:ascii="Cambria Math" w:eastAsia="맑은 고딕" w:hAnsi="Cambria Math"/>
                              <w:lang w:eastAsia="ko-KR"/>
                            </w:rPr>
                            <m:t>ρ</m:t>
                          </w:ins>
                        </m:r>
                      </m:e>
                      <m:sub>
                        <m:r>
                          <w:ins w:id="39" w:author="Korea" w:date="2025-12-12T02:20:00Z">
                            <w:rPr>
                              <w:rFonts w:ascii="Cambria Math" w:eastAsia="맑은 고딕" w:hAnsi="Cambria Math"/>
                              <w:lang w:eastAsia="ko-KR"/>
                            </w:rPr>
                            <m:t>K</m:t>
                          </w:ins>
                        </m:r>
                        <m:r>
                          <w:ins w:id="40" w:author="Korea" w:date="2025-12-12T02:20:00Z">
                            <m:rPr>
                              <m:sty m:val="p"/>
                            </m:rPr>
                            <w:rPr>
                              <w:rFonts w:ascii="Cambria Math" w:eastAsia="맑은 고딕" w:hAnsi="Cambria Math"/>
                              <w:lang w:eastAsia="ko-KR"/>
                            </w:rPr>
                            <m:t>,</m:t>
                          </w:ins>
                        </m:r>
                        <m:r>
                          <w:ins w:id="41" w:author="Korea" w:date="2025-12-12T02:20:00Z">
                            <w:rPr>
                              <w:rFonts w:ascii="Cambria Math" w:eastAsia="맑은 고딕" w:hAnsi="Cambria Math"/>
                              <w:lang w:eastAsia="ko-KR"/>
                            </w:rPr>
                            <m:t>SF</m:t>
                          </w:ins>
                        </m:r>
                      </m:sub>
                    </m:sSub>
                  </m:e>
                  <m:e>
                    <m:sSub>
                      <m:sSubPr>
                        <m:ctrlPr>
                          <w:ins w:id="42" w:author="Korea" w:date="2025-12-12T02:20:00Z">
                            <w:rPr>
                              <w:rFonts w:ascii="Cambria Math" w:eastAsia="맑은 고딕" w:hAnsi="Cambria Math"/>
                              <w:lang w:eastAsia="ko-KR"/>
                            </w:rPr>
                          </w:ins>
                        </m:ctrlPr>
                      </m:sSubPr>
                      <m:e>
                        <m:r>
                          <w:ins w:id="43" w:author="Korea" w:date="2025-12-12T02:20:00Z">
                            <w:rPr>
                              <w:rFonts w:ascii="Cambria Math" w:eastAsia="맑은 고딕" w:hAnsi="Cambria Math"/>
                              <w:lang w:eastAsia="ko-KR"/>
                            </w:rPr>
                            <m:t>ρ</m:t>
                          </w:ins>
                        </m:r>
                      </m:e>
                      <m:sub>
                        <m:r>
                          <w:ins w:id="44" w:author="Korea" w:date="2025-12-12T02:20:00Z">
                            <w:rPr>
                              <w:rFonts w:ascii="Cambria Math" w:eastAsia="맑은 고딕" w:hAnsi="Cambria Math"/>
                              <w:lang w:eastAsia="ko-KR"/>
                            </w:rPr>
                            <m:t>DS</m:t>
                          </w:ins>
                        </m:r>
                        <m:r>
                          <w:ins w:id="45" w:author="Korea" w:date="2025-12-12T02:20:00Z">
                            <m:rPr>
                              <m:sty m:val="p"/>
                            </m:rPr>
                            <w:rPr>
                              <w:rFonts w:ascii="Cambria Math" w:eastAsia="맑은 고딕" w:hAnsi="Cambria Math"/>
                              <w:lang w:eastAsia="ko-KR"/>
                            </w:rPr>
                            <m:t>,</m:t>
                          </w:ins>
                        </m:r>
                        <m:r>
                          <w:ins w:id="46" w:author="Korea" w:date="2025-12-12T02:20:00Z">
                            <w:rPr>
                              <w:rFonts w:ascii="Cambria Math" w:eastAsia="맑은 고딕" w:hAnsi="Cambria Math"/>
                              <w:lang w:eastAsia="ko-KR"/>
                            </w:rPr>
                            <m:t>SF</m:t>
                          </w:ins>
                        </m:r>
                      </m:sub>
                    </m:sSub>
                  </m:e>
                  <m:e>
                    <m:sSub>
                      <m:sSubPr>
                        <m:ctrlPr>
                          <w:ins w:id="47" w:author="Korea" w:date="2025-12-12T02:20:00Z">
                            <w:rPr>
                              <w:rFonts w:ascii="Cambria Math" w:eastAsia="맑은 고딕" w:hAnsi="Cambria Math"/>
                              <w:lang w:eastAsia="ko-KR"/>
                            </w:rPr>
                          </w:ins>
                        </m:ctrlPr>
                      </m:sSubPr>
                      <m:e>
                        <m:r>
                          <w:ins w:id="48" w:author="Korea" w:date="2025-12-12T02:20:00Z">
                            <w:rPr>
                              <w:rFonts w:ascii="Cambria Math" w:eastAsia="맑은 고딕" w:hAnsi="Cambria Math"/>
                              <w:lang w:eastAsia="ko-KR"/>
                            </w:rPr>
                            <m:t>ρ</m:t>
                          </w:ins>
                        </m:r>
                      </m:e>
                      <m:sub>
                        <m:r>
                          <w:ins w:id="49" w:author="Korea" w:date="2025-12-12T02:20:00Z">
                            <w:rPr>
                              <w:rFonts w:ascii="Cambria Math" w:eastAsia="맑은 고딕" w:hAnsi="Cambria Math"/>
                              <w:lang w:eastAsia="ko-KR"/>
                            </w:rPr>
                            <m:t>ASD</m:t>
                          </w:ins>
                        </m:r>
                        <m:r>
                          <w:ins w:id="50" w:author="Korea" w:date="2025-12-12T02:20:00Z">
                            <m:rPr>
                              <m:sty m:val="p"/>
                            </m:rPr>
                            <w:rPr>
                              <w:rFonts w:ascii="Cambria Math" w:eastAsia="맑은 고딕" w:hAnsi="Cambria Math"/>
                              <w:lang w:eastAsia="ko-KR"/>
                            </w:rPr>
                            <m:t>,</m:t>
                          </w:ins>
                        </m:r>
                        <m:r>
                          <w:ins w:id="51" w:author="Korea" w:date="2025-12-12T02:20:00Z">
                            <w:rPr>
                              <w:rFonts w:ascii="Cambria Math" w:eastAsia="맑은 고딕" w:hAnsi="Cambria Math"/>
                              <w:lang w:eastAsia="ko-KR"/>
                            </w:rPr>
                            <m:t>SF</m:t>
                          </w:ins>
                        </m:r>
                      </m:sub>
                    </m:sSub>
                  </m:e>
                  <m:e>
                    <m:sSub>
                      <m:sSubPr>
                        <m:ctrlPr>
                          <w:ins w:id="52" w:author="Korea" w:date="2025-12-12T02:20:00Z">
                            <w:rPr>
                              <w:rFonts w:ascii="Cambria Math" w:eastAsia="맑은 고딕" w:hAnsi="Cambria Math"/>
                              <w:lang w:eastAsia="ko-KR"/>
                            </w:rPr>
                          </w:ins>
                        </m:ctrlPr>
                      </m:sSubPr>
                      <m:e>
                        <m:r>
                          <w:ins w:id="53" w:author="Korea" w:date="2025-12-12T02:20:00Z">
                            <w:rPr>
                              <w:rFonts w:ascii="Cambria Math" w:eastAsia="맑은 고딕" w:hAnsi="Cambria Math"/>
                              <w:lang w:eastAsia="ko-KR"/>
                            </w:rPr>
                            <m:t>ρ</m:t>
                          </w:ins>
                        </m:r>
                      </m:e>
                      <m:sub>
                        <m:r>
                          <w:ins w:id="54" w:author="Korea" w:date="2025-12-12T02:20:00Z">
                            <w:rPr>
                              <w:rFonts w:ascii="Cambria Math" w:eastAsia="맑은 고딕" w:hAnsi="Cambria Math"/>
                              <w:lang w:eastAsia="ko-KR"/>
                            </w:rPr>
                            <m:t>ASA</m:t>
                          </w:ins>
                        </m:r>
                        <m:r>
                          <w:ins w:id="55" w:author="Korea" w:date="2025-12-12T02:20:00Z">
                            <m:rPr>
                              <m:sty m:val="p"/>
                            </m:rPr>
                            <w:rPr>
                              <w:rFonts w:ascii="Cambria Math" w:eastAsia="맑은 고딕" w:hAnsi="Cambria Math"/>
                              <w:lang w:eastAsia="ko-KR"/>
                            </w:rPr>
                            <m:t>,</m:t>
                          </w:ins>
                        </m:r>
                        <m:r>
                          <w:ins w:id="56" w:author="Korea" w:date="2025-12-12T02:20:00Z">
                            <w:rPr>
                              <w:rFonts w:ascii="Cambria Math" w:eastAsia="맑은 고딕" w:hAnsi="Cambria Math"/>
                              <w:lang w:eastAsia="ko-KR"/>
                            </w:rPr>
                            <m:t>SF</m:t>
                          </w:ins>
                        </m:r>
                      </m:sub>
                    </m:sSub>
                  </m:e>
                  <m:e>
                    <m:sSub>
                      <m:sSubPr>
                        <m:ctrlPr>
                          <w:ins w:id="57" w:author="Korea" w:date="2025-12-12T02:20:00Z">
                            <w:rPr>
                              <w:rFonts w:ascii="Cambria Math" w:eastAsia="맑은 고딕" w:hAnsi="Cambria Math"/>
                              <w:lang w:eastAsia="ko-KR"/>
                            </w:rPr>
                          </w:ins>
                        </m:ctrlPr>
                      </m:sSubPr>
                      <m:e>
                        <m:r>
                          <w:ins w:id="58" w:author="Korea" w:date="2025-12-12T02:20:00Z">
                            <w:rPr>
                              <w:rFonts w:ascii="Cambria Math" w:eastAsia="맑은 고딕" w:hAnsi="Cambria Math"/>
                              <w:lang w:eastAsia="ko-KR"/>
                            </w:rPr>
                            <m:t>ρ</m:t>
                          </w:ins>
                        </m:r>
                      </m:e>
                      <m:sub>
                        <m:r>
                          <w:ins w:id="59" w:author="Korea" w:date="2025-12-12T02:20:00Z">
                            <w:rPr>
                              <w:rFonts w:ascii="Cambria Math" w:eastAsia="맑은 고딕" w:hAnsi="Cambria Math"/>
                              <w:lang w:eastAsia="ko-KR"/>
                            </w:rPr>
                            <m:t>ZSD</m:t>
                          </w:ins>
                        </m:r>
                        <m:r>
                          <w:ins w:id="60" w:author="Korea" w:date="2025-12-12T02:20:00Z">
                            <m:rPr>
                              <m:sty m:val="p"/>
                            </m:rPr>
                            <w:rPr>
                              <w:rFonts w:ascii="Cambria Math" w:eastAsia="맑은 고딕" w:hAnsi="Cambria Math"/>
                              <w:lang w:eastAsia="ko-KR"/>
                            </w:rPr>
                            <m:t>,</m:t>
                          </w:ins>
                        </m:r>
                        <m:r>
                          <w:ins w:id="61" w:author="Korea" w:date="2025-12-12T02:20:00Z">
                            <w:rPr>
                              <w:rFonts w:ascii="Cambria Math" w:eastAsia="맑은 고딕" w:hAnsi="Cambria Math"/>
                              <w:lang w:eastAsia="ko-KR"/>
                            </w:rPr>
                            <m:t>SF</m:t>
                          </w:ins>
                        </m:r>
                      </m:sub>
                    </m:sSub>
                  </m:e>
                  <m:e>
                    <m:sSub>
                      <m:sSubPr>
                        <m:ctrlPr>
                          <w:ins w:id="62" w:author="Korea" w:date="2025-12-12T02:20:00Z">
                            <w:rPr>
                              <w:rFonts w:ascii="Cambria Math" w:eastAsia="맑은 고딕" w:hAnsi="Cambria Math"/>
                              <w:lang w:eastAsia="ko-KR"/>
                            </w:rPr>
                          </w:ins>
                        </m:ctrlPr>
                      </m:sSubPr>
                      <m:e>
                        <m:r>
                          <w:ins w:id="63" w:author="Korea" w:date="2025-12-12T02:20:00Z">
                            <w:rPr>
                              <w:rFonts w:ascii="Cambria Math" w:eastAsia="맑은 고딕" w:hAnsi="Cambria Math"/>
                              <w:lang w:eastAsia="ko-KR"/>
                            </w:rPr>
                            <m:t>ρ</m:t>
                          </w:ins>
                        </m:r>
                      </m:e>
                      <m:sub>
                        <m:r>
                          <w:ins w:id="64" w:author="Korea" w:date="2025-12-12T02:20:00Z">
                            <w:rPr>
                              <w:rFonts w:ascii="Cambria Math" w:eastAsia="맑은 고딕" w:hAnsi="Cambria Math"/>
                              <w:lang w:eastAsia="ko-KR"/>
                            </w:rPr>
                            <m:t>ZSA</m:t>
                          </w:ins>
                        </m:r>
                        <m:r>
                          <w:ins w:id="65" w:author="Korea" w:date="2025-12-12T02:20:00Z">
                            <m:rPr>
                              <m:sty m:val="p"/>
                            </m:rPr>
                            <w:rPr>
                              <w:rFonts w:ascii="Cambria Math" w:eastAsia="맑은 고딕" w:hAnsi="Cambria Math"/>
                              <w:lang w:eastAsia="ko-KR"/>
                            </w:rPr>
                            <m:t>,</m:t>
                          </w:ins>
                        </m:r>
                        <m:r>
                          <w:ins w:id="66" w:author="Korea" w:date="2025-12-12T02:20:00Z">
                            <w:rPr>
                              <w:rFonts w:ascii="Cambria Math" w:eastAsia="맑은 고딕" w:hAnsi="Cambria Math"/>
                              <w:lang w:eastAsia="ko-KR"/>
                            </w:rPr>
                            <m:t>SF</m:t>
                          </w:ins>
                        </m:r>
                      </m:sub>
                    </m:sSub>
                  </m:e>
                </m:mr>
                <m:mr>
                  <m:e>
                    <m:sSub>
                      <m:sSubPr>
                        <m:ctrlPr>
                          <w:ins w:id="67" w:author="Korea" w:date="2025-12-12T02:20:00Z">
                            <w:rPr>
                              <w:rFonts w:ascii="Cambria Math" w:eastAsia="맑은 고딕" w:hAnsi="Cambria Math"/>
                              <w:lang w:eastAsia="ko-KR"/>
                            </w:rPr>
                          </w:ins>
                        </m:ctrlPr>
                      </m:sSubPr>
                      <m:e>
                        <m:r>
                          <w:ins w:id="68" w:author="Korea" w:date="2025-12-12T02:20:00Z">
                            <w:rPr>
                              <w:rFonts w:ascii="Cambria Math" w:eastAsia="맑은 고딕" w:hAnsi="Cambria Math"/>
                              <w:lang w:eastAsia="ko-KR"/>
                            </w:rPr>
                            <m:t>ρ</m:t>
                          </w:ins>
                        </m:r>
                      </m:e>
                      <m:sub>
                        <m:r>
                          <w:ins w:id="69" w:author="Korea" w:date="2025-12-12T02:20:00Z">
                            <w:rPr>
                              <w:rFonts w:ascii="Cambria Math" w:eastAsia="맑은 고딕" w:hAnsi="Cambria Math"/>
                              <w:lang w:eastAsia="ko-KR"/>
                            </w:rPr>
                            <m:t>SF</m:t>
                          </w:ins>
                        </m:r>
                        <m:r>
                          <w:ins w:id="70" w:author="Korea" w:date="2025-12-12T02:20:00Z">
                            <m:rPr>
                              <m:sty m:val="p"/>
                            </m:rPr>
                            <w:rPr>
                              <w:rFonts w:ascii="Cambria Math" w:eastAsia="맑은 고딕" w:hAnsi="Cambria Math"/>
                              <w:lang w:eastAsia="ko-KR"/>
                            </w:rPr>
                            <m:t>,</m:t>
                          </w:ins>
                        </m:r>
                        <m:r>
                          <w:ins w:id="71" w:author="Korea" w:date="2025-12-12T02:20:00Z">
                            <w:rPr>
                              <w:rFonts w:ascii="Cambria Math" w:eastAsia="맑은 고딕" w:hAnsi="Cambria Math"/>
                              <w:lang w:eastAsia="ko-KR"/>
                            </w:rPr>
                            <m:t>K</m:t>
                          </w:ins>
                        </m:r>
                      </m:sub>
                    </m:sSub>
                  </m:e>
                  <m:e>
                    <m:r>
                      <w:ins w:id="72" w:author="Korea" w:date="2025-12-12T02:20:00Z">
                        <m:rPr>
                          <m:sty m:val="p"/>
                        </m:rPr>
                        <w:rPr>
                          <w:rFonts w:ascii="Cambria Math" w:eastAsia="맑은 고딕" w:hAnsi="Cambria Math"/>
                          <w:lang w:eastAsia="ko-KR"/>
                        </w:rPr>
                        <m:t>1</m:t>
                      </w:ins>
                    </m:r>
                  </m:e>
                  <m:e>
                    <m:sSub>
                      <m:sSubPr>
                        <m:ctrlPr>
                          <w:ins w:id="73" w:author="Korea" w:date="2025-12-12T02:20:00Z">
                            <w:rPr>
                              <w:rFonts w:ascii="Cambria Math" w:eastAsia="맑은 고딕" w:hAnsi="Cambria Math"/>
                              <w:lang w:eastAsia="ko-KR"/>
                            </w:rPr>
                          </w:ins>
                        </m:ctrlPr>
                      </m:sSubPr>
                      <m:e>
                        <m:r>
                          <w:ins w:id="74" w:author="Korea" w:date="2025-12-12T02:20:00Z">
                            <w:rPr>
                              <w:rFonts w:ascii="Cambria Math" w:eastAsia="맑은 고딕" w:hAnsi="Cambria Math"/>
                              <w:lang w:eastAsia="ko-KR"/>
                            </w:rPr>
                            <m:t>ρ</m:t>
                          </w:ins>
                        </m:r>
                      </m:e>
                      <m:sub>
                        <m:r>
                          <w:ins w:id="75" w:author="Korea" w:date="2025-12-12T02:20:00Z">
                            <w:rPr>
                              <w:rFonts w:ascii="Cambria Math" w:eastAsia="맑은 고딕" w:hAnsi="Cambria Math"/>
                              <w:lang w:eastAsia="ko-KR"/>
                            </w:rPr>
                            <m:t>DS</m:t>
                          </w:ins>
                        </m:r>
                        <m:r>
                          <w:ins w:id="76" w:author="Korea" w:date="2025-12-12T02:20:00Z">
                            <m:rPr>
                              <m:sty m:val="p"/>
                            </m:rPr>
                            <w:rPr>
                              <w:rFonts w:ascii="Cambria Math" w:eastAsia="맑은 고딕" w:hAnsi="Cambria Math"/>
                              <w:lang w:eastAsia="ko-KR"/>
                            </w:rPr>
                            <m:t>,</m:t>
                          </w:ins>
                        </m:r>
                        <m:r>
                          <w:ins w:id="77" w:author="Korea" w:date="2025-12-12T02:20:00Z">
                            <w:rPr>
                              <w:rFonts w:ascii="Cambria Math" w:eastAsia="맑은 고딕" w:hAnsi="Cambria Math"/>
                              <w:lang w:eastAsia="ko-KR"/>
                            </w:rPr>
                            <m:t>K</m:t>
                          </w:ins>
                        </m:r>
                      </m:sub>
                    </m:sSub>
                  </m:e>
                  <m:e>
                    <m:sSub>
                      <m:sSubPr>
                        <m:ctrlPr>
                          <w:ins w:id="78" w:author="Korea" w:date="2025-12-12T02:20:00Z">
                            <w:rPr>
                              <w:rFonts w:ascii="Cambria Math" w:eastAsia="맑은 고딕" w:hAnsi="Cambria Math"/>
                              <w:lang w:eastAsia="ko-KR"/>
                            </w:rPr>
                          </w:ins>
                        </m:ctrlPr>
                      </m:sSubPr>
                      <m:e>
                        <m:r>
                          <w:ins w:id="79" w:author="Korea" w:date="2025-12-12T02:20:00Z">
                            <w:rPr>
                              <w:rFonts w:ascii="Cambria Math" w:eastAsia="맑은 고딕" w:hAnsi="Cambria Math"/>
                              <w:lang w:eastAsia="ko-KR"/>
                            </w:rPr>
                            <m:t>ρ</m:t>
                          </w:ins>
                        </m:r>
                      </m:e>
                      <m:sub>
                        <m:r>
                          <w:ins w:id="80" w:author="Korea" w:date="2025-12-12T02:20:00Z">
                            <w:rPr>
                              <w:rFonts w:ascii="Cambria Math" w:eastAsia="맑은 고딕" w:hAnsi="Cambria Math"/>
                              <w:lang w:eastAsia="ko-KR"/>
                            </w:rPr>
                            <m:t>ASD</m:t>
                          </w:ins>
                        </m:r>
                        <m:r>
                          <w:ins w:id="81" w:author="Korea" w:date="2025-12-12T02:20:00Z">
                            <m:rPr>
                              <m:sty m:val="p"/>
                            </m:rPr>
                            <w:rPr>
                              <w:rFonts w:ascii="Cambria Math" w:eastAsia="맑은 고딕" w:hAnsi="Cambria Math"/>
                              <w:lang w:eastAsia="ko-KR"/>
                            </w:rPr>
                            <m:t>,</m:t>
                          </w:ins>
                        </m:r>
                        <m:r>
                          <w:ins w:id="82" w:author="Korea" w:date="2025-12-12T02:20:00Z">
                            <w:rPr>
                              <w:rFonts w:ascii="Cambria Math" w:eastAsia="맑은 고딕" w:hAnsi="Cambria Math"/>
                              <w:lang w:eastAsia="ko-KR"/>
                            </w:rPr>
                            <m:t>K</m:t>
                          </w:ins>
                        </m:r>
                      </m:sub>
                    </m:sSub>
                  </m:e>
                  <m:e>
                    <m:sSub>
                      <m:sSubPr>
                        <m:ctrlPr>
                          <w:ins w:id="83" w:author="Korea" w:date="2025-12-12T02:20:00Z">
                            <w:rPr>
                              <w:rFonts w:ascii="Cambria Math" w:eastAsia="맑은 고딕" w:hAnsi="Cambria Math"/>
                              <w:lang w:eastAsia="ko-KR"/>
                            </w:rPr>
                          </w:ins>
                        </m:ctrlPr>
                      </m:sSubPr>
                      <m:e>
                        <m:r>
                          <w:ins w:id="84" w:author="Korea" w:date="2025-12-12T02:20:00Z">
                            <w:rPr>
                              <w:rFonts w:ascii="Cambria Math" w:eastAsia="맑은 고딕" w:hAnsi="Cambria Math"/>
                              <w:lang w:eastAsia="ko-KR"/>
                            </w:rPr>
                            <m:t>ρ</m:t>
                          </w:ins>
                        </m:r>
                      </m:e>
                      <m:sub>
                        <m:r>
                          <w:ins w:id="85" w:author="Korea" w:date="2025-12-12T02:20:00Z">
                            <w:rPr>
                              <w:rFonts w:ascii="Cambria Math" w:eastAsia="맑은 고딕" w:hAnsi="Cambria Math"/>
                              <w:lang w:eastAsia="ko-KR"/>
                            </w:rPr>
                            <m:t>ASA</m:t>
                          </w:ins>
                        </m:r>
                        <m:r>
                          <w:ins w:id="86" w:author="Korea" w:date="2025-12-12T02:20:00Z">
                            <m:rPr>
                              <m:sty m:val="p"/>
                            </m:rPr>
                            <w:rPr>
                              <w:rFonts w:ascii="Cambria Math" w:eastAsia="맑은 고딕" w:hAnsi="Cambria Math"/>
                              <w:lang w:eastAsia="ko-KR"/>
                            </w:rPr>
                            <m:t>,</m:t>
                          </w:ins>
                        </m:r>
                        <m:r>
                          <w:ins w:id="87" w:author="Korea" w:date="2025-12-12T02:20:00Z">
                            <w:rPr>
                              <w:rFonts w:ascii="Cambria Math" w:eastAsia="맑은 고딕" w:hAnsi="Cambria Math"/>
                              <w:lang w:eastAsia="ko-KR"/>
                            </w:rPr>
                            <m:t>K</m:t>
                          </w:ins>
                        </m:r>
                      </m:sub>
                    </m:sSub>
                  </m:e>
                  <m:e>
                    <m:sSub>
                      <m:sSubPr>
                        <m:ctrlPr>
                          <w:ins w:id="88" w:author="Korea" w:date="2025-12-12T02:20:00Z">
                            <w:rPr>
                              <w:rFonts w:ascii="Cambria Math" w:eastAsia="맑은 고딕" w:hAnsi="Cambria Math"/>
                              <w:lang w:eastAsia="ko-KR"/>
                            </w:rPr>
                          </w:ins>
                        </m:ctrlPr>
                      </m:sSubPr>
                      <m:e>
                        <m:r>
                          <w:ins w:id="89" w:author="Korea" w:date="2025-12-12T02:20:00Z">
                            <w:rPr>
                              <w:rFonts w:ascii="Cambria Math" w:eastAsia="맑은 고딕" w:hAnsi="Cambria Math"/>
                              <w:lang w:eastAsia="ko-KR"/>
                            </w:rPr>
                            <m:t>ρ</m:t>
                          </w:ins>
                        </m:r>
                      </m:e>
                      <m:sub>
                        <m:r>
                          <w:ins w:id="90" w:author="Korea" w:date="2025-12-12T02:20:00Z">
                            <w:rPr>
                              <w:rFonts w:ascii="Cambria Math" w:eastAsia="맑은 고딕" w:hAnsi="Cambria Math"/>
                              <w:lang w:eastAsia="ko-KR"/>
                            </w:rPr>
                            <m:t>ZSD</m:t>
                          </w:ins>
                        </m:r>
                        <m:r>
                          <w:ins w:id="91" w:author="Korea" w:date="2025-12-12T02:20:00Z">
                            <m:rPr>
                              <m:sty m:val="p"/>
                            </m:rPr>
                            <w:rPr>
                              <w:rFonts w:ascii="Cambria Math" w:eastAsia="맑은 고딕" w:hAnsi="Cambria Math"/>
                              <w:lang w:eastAsia="ko-KR"/>
                            </w:rPr>
                            <m:t>,</m:t>
                          </w:ins>
                        </m:r>
                        <m:r>
                          <w:ins w:id="92" w:author="Korea" w:date="2025-12-12T02:20:00Z">
                            <w:rPr>
                              <w:rFonts w:ascii="Cambria Math" w:eastAsia="맑은 고딕" w:hAnsi="Cambria Math"/>
                              <w:lang w:eastAsia="ko-KR"/>
                            </w:rPr>
                            <m:t>K</m:t>
                          </w:ins>
                        </m:r>
                      </m:sub>
                    </m:sSub>
                  </m:e>
                  <m:e>
                    <m:sSub>
                      <m:sSubPr>
                        <m:ctrlPr>
                          <w:ins w:id="93" w:author="Korea" w:date="2025-12-12T02:20:00Z">
                            <w:rPr>
                              <w:rFonts w:ascii="Cambria Math" w:eastAsia="맑은 고딕" w:hAnsi="Cambria Math"/>
                              <w:lang w:eastAsia="ko-KR"/>
                            </w:rPr>
                          </w:ins>
                        </m:ctrlPr>
                      </m:sSubPr>
                      <m:e>
                        <m:r>
                          <w:ins w:id="94" w:author="Korea" w:date="2025-12-12T02:20:00Z">
                            <w:rPr>
                              <w:rFonts w:ascii="Cambria Math" w:eastAsia="맑은 고딕" w:hAnsi="Cambria Math"/>
                              <w:lang w:eastAsia="ko-KR"/>
                            </w:rPr>
                            <m:t>ρ</m:t>
                          </w:ins>
                        </m:r>
                      </m:e>
                      <m:sub>
                        <m:r>
                          <w:ins w:id="95" w:author="Korea" w:date="2025-12-12T02:20:00Z">
                            <w:rPr>
                              <w:rFonts w:ascii="Cambria Math" w:eastAsia="맑은 고딕" w:hAnsi="Cambria Math"/>
                              <w:lang w:eastAsia="ko-KR"/>
                            </w:rPr>
                            <m:t>ZSA</m:t>
                          </w:ins>
                        </m:r>
                        <m:r>
                          <w:ins w:id="96" w:author="Korea" w:date="2025-12-12T02:20:00Z">
                            <m:rPr>
                              <m:sty m:val="p"/>
                            </m:rPr>
                            <w:rPr>
                              <w:rFonts w:ascii="Cambria Math" w:eastAsia="맑은 고딕" w:hAnsi="Cambria Math"/>
                              <w:lang w:eastAsia="ko-KR"/>
                            </w:rPr>
                            <m:t>,</m:t>
                          </w:ins>
                        </m:r>
                        <m:r>
                          <w:ins w:id="97" w:author="Korea" w:date="2025-12-12T02:20:00Z">
                            <w:rPr>
                              <w:rFonts w:ascii="Cambria Math" w:eastAsia="맑은 고딕" w:hAnsi="Cambria Math"/>
                              <w:lang w:eastAsia="ko-KR"/>
                            </w:rPr>
                            <m:t>K</m:t>
                          </w:ins>
                        </m:r>
                      </m:sub>
                    </m:sSub>
                  </m:e>
                </m:mr>
                <m:mr>
                  <m:e>
                    <m:sSub>
                      <m:sSubPr>
                        <m:ctrlPr>
                          <w:ins w:id="98" w:author="Korea" w:date="2025-12-12T02:20:00Z">
                            <w:rPr>
                              <w:rFonts w:ascii="Cambria Math" w:eastAsia="맑은 고딕" w:hAnsi="Cambria Math"/>
                              <w:lang w:eastAsia="ko-KR"/>
                            </w:rPr>
                          </w:ins>
                        </m:ctrlPr>
                      </m:sSubPr>
                      <m:e>
                        <m:r>
                          <w:ins w:id="99" w:author="Korea" w:date="2025-12-12T02:20:00Z">
                            <w:rPr>
                              <w:rFonts w:ascii="Cambria Math" w:eastAsia="맑은 고딕" w:hAnsi="Cambria Math"/>
                              <w:lang w:eastAsia="ko-KR"/>
                            </w:rPr>
                            <m:t>ρ</m:t>
                          </w:ins>
                        </m:r>
                      </m:e>
                      <m:sub>
                        <m:r>
                          <w:ins w:id="100" w:author="Korea" w:date="2025-12-12T02:20:00Z">
                            <w:rPr>
                              <w:rFonts w:ascii="Cambria Math" w:eastAsia="맑은 고딕" w:hAnsi="Cambria Math"/>
                              <w:lang w:eastAsia="ko-KR"/>
                            </w:rPr>
                            <m:t>SF</m:t>
                          </w:ins>
                        </m:r>
                        <m:r>
                          <w:ins w:id="101" w:author="Korea" w:date="2025-12-12T02:20:00Z">
                            <m:rPr>
                              <m:sty m:val="p"/>
                            </m:rPr>
                            <w:rPr>
                              <w:rFonts w:ascii="Cambria Math" w:eastAsia="맑은 고딕" w:hAnsi="Cambria Math"/>
                              <w:lang w:eastAsia="ko-KR"/>
                            </w:rPr>
                            <m:t>,</m:t>
                          </w:ins>
                        </m:r>
                        <m:r>
                          <w:ins w:id="102" w:author="Korea" w:date="2025-12-12T02:20:00Z">
                            <w:rPr>
                              <w:rFonts w:ascii="Cambria Math" w:eastAsia="맑은 고딕" w:hAnsi="Cambria Math"/>
                              <w:lang w:eastAsia="ko-KR"/>
                            </w:rPr>
                            <m:t>DS</m:t>
                          </w:ins>
                        </m:r>
                      </m:sub>
                    </m:sSub>
                  </m:e>
                  <m:e>
                    <m:sSub>
                      <m:sSubPr>
                        <m:ctrlPr>
                          <w:ins w:id="103" w:author="Korea" w:date="2025-12-12T02:20:00Z">
                            <w:rPr>
                              <w:rFonts w:ascii="Cambria Math" w:eastAsia="맑은 고딕" w:hAnsi="Cambria Math"/>
                              <w:lang w:eastAsia="ko-KR"/>
                            </w:rPr>
                          </w:ins>
                        </m:ctrlPr>
                      </m:sSubPr>
                      <m:e>
                        <m:r>
                          <w:ins w:id="104" w:author="Korea" w:date="2025-12-12T02:20:00Z">
                            <w:rPr>
                              <w:rFonts w:ascii="Cambria Math" w:eastAsia="맑은 고딕" w:hAnsi="Cambria Math"/>
                              <w:lang w:eastAsia="ko-KR"/>
                            </w:rPr>
                            <m:t>ρ</m:t>
                          </w:ins>
                        </m:r>
                      </m:e>
                      <m:sub>
                        <m:r>
                          <w:ins w:id="105" w:author="Korea" w:date="2025-12-12T02:20:00Z">
                            <w:rPr>
                              <w:rFonts w:ascii="Cambria Math" w:eastAsia="맑은 고딕" w:hAnsi="Cambria Math"/>
                              <w:lang w:eastAsia="ko-KR"/>
                            </w:rPr>
                            <m:t>K</m:t>
                          </w:ins>
                        </m:r>
                        <m:r>
                          <w:ins w:id="106" w:author="Korea" w:date="2025-12-12T02:20:00Z">
                            <m:rPr>
                              <m:sty m:val="p"/>
                            </m:rPr>
                            <w:rPr>
                              <w:rFonts w:ascii="Cambria Math" w:eastAsia="맑은 고딕" w:hAnsi="Cambria Math"/>
                              <w:lang w:eastAsia="ko-KR"/>
                            </w:rPr>
                            <m:t>,</m:t>
                          </w:ins>
                        </m:r>
                        <m:r>
                          <w:ins w:id="107" w:author="Korea" w:date="2025-12-12T02:20:00Z">
                            <w:rPr>
                              <w:rFonts w:ascii="Cambria Math" w:eastAsia="맑은 고딕" w:hAnsi="Cambria Math"/>
                              <w:lang w:eastAsia="ko-KR"/>
                            </w:rPr>
                            <m:t>DS</m:t>
                          </w:ins>
                        </m:r>
                      </m:sub>
                    </m:sSub>
                  </m:e>
                  <m:e>
                    <m:r>
                      <w:ins w:id="108" w:author="Korea" w:date="2025-12-12T02:20:00Z">
                        <m:rPr>
                          <m:sty m:val="p"/>
                        </m:rPr>
                        <w:rPr>
                          <w:rFonts w:ascii="Cambria Math" w:eastAsia="맑은 고딕" w:hAnsi="Cambria Math"/>
                          <w:lang w:eastAsia="ko-KR"/>
                        </w:rPr>
                        <m:t>1</m:t>
                      </w:ins>
                    </m:r>
                  </m:e>
                  <m:e>
                    <m:sSub>
                      <m:sSubPr>
                        <m:ctrlPr>
                          <w:ins w:id="109" w:author="Korea" w:date="2025-12-12T02:20:00Z">
                            <w:rPr>
                              <w:rFonts w:ascii="Cambria Math" w:eastAsia="맑은 고딕" w:hAnsi="Cambria Math"/>
                              <w:lang w:eastAsia="ko-KR"/>
                            </w:rPr>
                          </w:ins>
                        </m:ctrlPr>
                      </m:sSubPr>
                      <m:e>
                        <m:r>
                          <w:ins w:id="110" w:author="Korea" w:date="2025-12-12T02:20:00Z">
                            <w:rPr>
                              <w:rFonts w:ascii="Cambria Math" w:eastAsia="맑은 고딕" w:hAnsi="Cambria Math"/>
                              <w:lang w:eastAsia="ko-KR"/>
                            </w:rPr>
                            <m:t>ρ</m:t>
                          </w:ins>
                        </m:r>
                      </m:e>
                      <m:sub>
                        <m:r>
                          <w:ins w:id="111" w:author="Korea" w:date="2025-12-12T02:20:00Z">
                            <w:rPr>
                              <w:rFonts w:ascii="Cambria Math" w:eastAsia="맑은 고딕" w:hAnsi="Cambria Math"/>
                              <w:lang w:eastAsia="ko-KR"/>
                            </w:rPr>
                            <m:t>ASD</m:t>
                          </w:ins>
                        </m:r>
                        <m:r>
                          <w:ins w:id="112" w:author="Korea" w:date="2025-12-12T02:20:00Z">
                            <m:rPr>
                              <m:sty m:val="p"/>
                            </m:rPr>
                            <w:rPr>
                              <w:rFonts w:ascii="Cambria Math" w:eastAsia="맑은 고딕" w:hAnsi="Cambria Math"/>
                              <w:lang w:eastAsia="ko-KR"/>
                            </w:rPr>
                            <m:t>,</m:t>
                          </w:ins>
                        </m:r>
                        <m:r>
                          <w:ins w:id="113" w:author="Korea" w:date="2025-12-12T02:20:00Z">
                            <w:rPr>
                              <w:rFonts w:ascii="Cambria Math" w:eastAsia="맑은 고딕" w:hAnsi="Cambria Math"/>
                              <w:lang w:eastAsia="ko-KR"/>
                            </w:rPr>
                            <m:t>DS</m:t>
                          </w:ins>
                        </m:r>
                      </m:sub>
                    </m:sSub>
                  </m:e>
                  <m:e>
                    <m:sSub>
                      <m:sSubPr>
                        <m:ctrlPr>
                          <w:ins w:id="114" w:author="Korea" w:date="2025-12-12T02:20:00Z">
                            <w:rPr>
                              <w:rFonts w:ascii="Cambria Math" w:eastAsia="맑은 고딕" w:hAnsi="Cambria Math"/>
                              <w:lang w:eastAsia="ko-KR"/>
                            </w:rPr>
                          </w:ins>
                        </m:ctrlPr>
                      </m:sSubPr>
                      <m:e>
                        <m:r>
                          <w:ins w:id="115" w:author="Korea" w:date="2025-12-12T02:20:00Z">
                            <w:rPr>
                              <w:rFonts w:ascii="Cambria Math" w:eastAsia="맑은 고딕" w:hAnsi="Cambria Math"/>
                              <w:lang w:eastAsia="ko-KR"/>
                            </w:rPr>
                            <m:t>ρ</m:t>
                          </w:ins>
                        </m:r>
                      </m:e>
                      <m:sub>
                        <m:r>
                          <w:ins w:id="116" w:author="Korea" w:date="2025-12-12T02:20:00Z">
                            <w:rPr>
                              <w:rFonts w:ascii="Cambria Math" w:eastAsia="맑은 고딕" w:hAnsi="Cambria Math"/>
                              <w:lang w:eastAsia="ko-KR"/>
                            </w:rPr>
                            <m:t>ASA</m:t>
                          </w:ins>
                        </m:r>
                        <m:r>
                          <w:ins w:id="117" w:author="Korea" w:date="2025-12-12T02:20:00Z">
                            <m:rPr>
                              <m:sty m:val="p"/>
                            </m:rPr>
                            <w:rPr>
                              <w:rFonts w:ascii="Cambria Math" w:eastAsia="맑은 고딕" w:hAnsi="Cambria Math"/>
                              <w:lang w:eastAsia="ko-KR"/>
                            </w:rPr>
                            <m:t>,</m:t>
                          </w:ins>
                        </m:r>
                        <m:r>
                          <w:ins w:id="118" w:author="Korea" w:date="2025-12-12T02:20:00Z">
                            <w:rPr>
                              <w:rFonts w:ascii="Cambria Math" w:eastAsia="맑은 고딕" w:hAnsi="Cambria Math"/>
                              <w:lang w:eastAsia="ko-KR"/>
                            </w:rPr>
                            <m:t>DS</m:t>
                          </w:ins>
                        </m:r>
                      </m:sub>
                    </m:sSub>
                  </m:e>
                  <m:e>
                    <m:sSub>
                      <m:sSubPr>
                        <m:ctrlPr>
                          <w:ins w:id="119" w:author="Korea" w:date="2025-12-12T02:20:00Z">
                            <w:rPr>
                              <w:rFonts w:ascii="Cambria Math" w:eastAsia="맑은 고딕" w:hAnsi="Cambria Math"/>
                              <w:lang w:eastAsia="ko-KR"/>
                            </w:rPr>
                          </w:ins>
                        </m:ctrlPr>
                      </m:sSubPr>
                      <m:e>
                        <m:r>
                          <w:ins w:id="120" w:author="Korea" w:date="2025-12-12T02:20:00Z">
                            <w:rPr>
                              <w:rFonts w:ascii="Cambria Math" w:eastAsia="맑은 고딕" w:hAnsi="Cambria Math"/>
                              <w:lang w:eastAsia="ko-KR"/>
                            </w:rPr>
                            <m:t>ρ</m:t>
                          </w:ins>
                        </m:r>
                      </m:e>
                      <m:sub>
                        <m:r>
                          <w:ins w:id="121" w:author="Korea" w:date="2025-12-12T02:20:00Z">
                            <w:rPr>
                              <w:rFonts w:ascii="Cambria Math" w:eastAsia="맑은 고딕" w:hAnsi="Cambria Math"/>
                              <w:lang w:eastAsia="ko-KR"/>
                            </w:rPr>
                            <m:t>ZSD</m:t>
                          </w:ins>
                        </m:r>
                        <m:r>
                          <w:ins w:id="122" w:author="Korea" w:date="2025-12-12T02:20:00Z">
                            <m:rPr>
                              <m:sty m:val="p"/>
                            </m:rPr>
                            <w:rPr>
                              <w:rFonts w:ascii="Cambria Math" w:eastAsia="맑은 고딕" w:hAnsi="Cambria Math"/>
                              <w:lang w:eastAsia="ko-KR"/>
                            </w:rPr>
                            <m:t>,</m:t>
                          </w:ins>
                        </m:r>
                        <m:r>
                          <w:ins w:id="123" w:author="Korea" w:date="2025-12-12T02:20:00Z">
                            <w:rPr>
                              <w:rFonts w:ascii="Cambria Math" w:eastAsia="맑은 고딕" w:hAnsi="Cambria Math"/>
                              <w:lang w:eastAsia="ko-KR"/>
                            </w:rPr>
                            <m:t>DS</m:t>
                          </w:ins>
                        </m:r>
                      </m:sub>
                    </m:sSub>
                  </m:e>
                  <m:e>
                    <m:sSub>
                      <m:sSubPr>
                        <m:ctrlPr>
                          <w:ins w:id="124" w:author="Korea" w:date="2025-12-12T02:20:00Z">
                            <w:rPr>
                              <w:rFonts w:ascii="Cambria Math" w:eastAsia="맑은 고딕" w:hAnsi="Cambria Math"/>
                              <w:lang w:eastAsia="ko-KR"/>
                            </w:rPr>
                          </w:ins>
                        </m:ctrlPr>
                      </m:sSubPr>
                      <m:e>
                        <m:r>
                          <w:ins w:id="125" w:author="Korea" w:date="2025-12-12T02:20:00Z">
                            <w:rPr>
                              <w:rFonts w:ascii="Cambria Math" w:eastAsia="맑은 고딕" w:hAnsi="Cambria Math"/>
                              <w:lang w:eastAsia="ko-KR"/>
                            </w:rPr>
                            <m:t>ρ</m:t>
                          </w:ins>
                        </m:r>
                      </m:e>
                      <m:sub>
                        <m:r>
                          <w:ins w:id="126" w:author="Korea" w:date="2025-12-12T02:20:00Z">
                            <w:rPr>
                              <w:rFonts w:ascii="Cambria Math" w:eastAsia="맑은 고딕" w:hAnsi="Cambria Math"/>
                              <w:lang w:eastAsia="ko-KR"/>
                            </w:rPr>
                            <m:t>ZSA</m:t>
                          </w:ins>
                        </m:r>
                        <m:r>
                          <w:ins w:id="127" w:author="Korea" w:date="2025-12-12T02:20:00Z">
                            <m:rPr>
                              <m:sty m:val="p"/>
                            </m:rPr>
                            <w:rPr>
                              <w:rFonts w:ascii="Cambria Math" w:eastAsia="맑은 고딕" w:hAnsi="Cambria Math"/>
                              <w:lang w:eastAsia="ko-KR"/>
                            </w:rPr>
                            <m:t>,</m:t>
                          </w:ins>
                        </m:r>
                        <m:r>
                          <w:ins w:id="128" w:author="Korea" w:date="2025-12-12T02:20:00Z">
                            <w:rPr>
                              <w:rFonts w:ascii="Cambria Math" w:eastAsia="맑은 고딕" w:hAnsi="Cambria Math"/>
                              <w:lang w:eastAsia="ko-KR"/>
                            </w:rPr>
                            <m:t>DS</m:t>
                          </w:ins>
                        </m:r>
                      </m:sub>
                    </m:sSub>
                  </m:e>
                </m:mr>
                <m:mr>
                  <m:e>
                    <m:sSub>
                      <m:sSubPr>
                        <m:ctrlPr>
                          <w:ins w:id="129" w:author="Korea" w:date="2025-12-12T02:20:00Z">
                            <w:rPr>
                              <w:rFonts w:ascii="Cambria Math" w:eastAsia="맑은 고딕" w:hAnsi="Cambria Math"/>
                              <w:lang w:eastAsia="ko-KR"/>
                            </w:rPr>
                          </w:ins>
                        </m:ctrlPr>
                      </m:sSubPr>
                      <m:e>
                        <m:r>
                          <w:ins w:id="130" w:author="Korea" w:date="2025-12-12T02:20:00Z">
                            <w:rPr>
                              <w:rFonts w:ascii="Cambria Math" w:eastAsia="맑은 고딕" w:hAnsi="Cambria Math"/>
                              <w:lang w:eastAsia="ko-KR"/>
                            </w:rPr>
                            <m:t>ρ</m:t>
                          </w:ins>
                        </m:r>
                      </m:e>
                      <m:sub>
                        <m:r>
                          <w:ins w:id="131" w:author="Korea" w:date="2025-12-12T02:20:00Z">
                            <w:rPr>
                              <w:rFonts w:ascii="Cambria Math" w:eastAsia="맑은 고딕" w:hAnsi="Cambria Math"/>
                              <w:lang w:eastAsia="ko-KR"/>
                            </w:rPr>
                            <m:t>SF</m:t>
                          </w:ins>
                        </m:r>
                        <m:r>
                          <w:ins w:id="132" w:author="Korea" w:date="2025-12-12T02:20:00Z">
                            <m:rPr>
                              <m:sty m:val="p"/>
                            </m:rPr>
                            <w:rPr>
                              <w:rFonts w:ascii="Cambria Math" w:eastAsia="맑은 고딕" w:hAnsi="Cambria Math"/>
                              <w:lang w:eastAsia="ko-KR"/>
                            </w:rPr>
                            <m:t>,</m:t>
                          </w:ins>
                        </m:r>
                        <m:r>
                          <w:ins w:id="133" w:author="Korea" w:date="2025-12-12T02:20:00Z">
                            <w:rPr>
                              <w:rFonts w:ascii="Cambria Math" w:eastAsia="맑은 고딕" w:hAnsi="Cambria Math"/>
                              <w:lang w:eastAsia="ko-KR"/>
                            </w:rPr>
                            <m:t>ASD</m:t>
                          </w:ins>
                        </m:r>
                      </m:sub>
                    </m:sSub>
                  </m:e>
                  <m:e>
                    <m:sSub>
                      <m:sSubPr>
                        <m:ctrlPr>
                          <w:ins w:id="134" w:author="Korea" w:date="2025-12-12T02:20:00Z">
                            <w:rPr>
                              <w:rFonts w:ascii="Cambria Math" w:eastAsia="맑은 고딕" w:hAnsi="Cambria Math"/>
                              <w:lang w:eastAsia="ko-KR"/>
                            </w:rPr>
                          </w:ins>
                        </m:ctrlPr>
                      </m:sSubPr>
                      <m:e>
                        <m:r>
                          <w:ins w:id="135" w:author="Korea" w:date="2025-12-12T02:20:00Z">
                            <w:rPr>
                              <w:rFonts w:ascii="Cambria Math" w:eastAsia="맑은 고딕" w:hAnsi="Cambria Math"/>
                              <w:lang w:eastAsia="ko-KR"/>
                            </w:rPr>
                            <m:t>ρ</m:t>
                          </w:ins>
                        </m:r>
                      </m:e>
                      <m:sub>
                        <m:r>
                          <w:ins w:id="136" w:author="Korea" w:date="2025-12-12T02:20:00Z">
                            <w:rPr>
                              <w:rFonts w:ascii="Cambria Math" w:eastAsia="맑은 고딕" w:hAnsi="Cambria Math"/>
                              <w:lang w:eastAsia="ko-KR"/>
                            </w:rPr>
                            <m:t>K</m:t>
                          </w:ins>
                        </m:r>
                        <m:r>
                          <w:ins w:id="137" w:author="Korea" w:date="2025-12-12T02:20:00Z">
                            <m:rPr>
                              <m:sty m:val="p"/>
                            </m:rPr>
                            <w:rPr>
                              <w:rFonts w:ascii="Cambria Math" w:eastAsia="맑은 고딕" w:hAnsi="Cambria Math"/>
                              <w:lang w:eastAsia="ko-KR"/>
                            </w:rPr>
                            <m:t>,</m:t>
                          </w:ins>
                        </m:r>
                        <m:r>
                          <w:ins w:id="138" w:author="Korea" w:date="2025-12-12T02:20:00Z">
                            <w:rPr>
                              <w:rFonts w:ascii="Cambria Math" w:eastAsia="맑은 고딕" w:hAnsi="Cambria Math"/>
                              <w:lang w:eastAsia="ko-KR"/>
                            </w:rPr>
                            <m:t>ASD</m:t>
                          </w:ins>
                        </m:r>
                      </m:sub>
                    </m:sSub>
                  </m:e>
                  <m:e>
                    <m:sSub>
                      <m:sSubPr>
                        <m:ctrlPr>
                          <w:ins w:id="139" w:author="Korea" w:date="2025-12-12T02:20:00Z">
                            <w:rPr>
                              <w:rFonts w:ascii="Cambria Math" w:eastAsia="맑은 고딕" w:hAnsi="Cambria Math"/>
                              <w:lang w:eastAsia="ko-KR"/>
                            </w:rPr>
                          </w:ins>
                        </m:ctrlPr>
                      </m:sSubPr>
                      <m:e>
                        <m:r>
                          <w:ins w:id="140" w:author="Korea" w:date="2025-12-12T02:20:00Z">
                            <w:rPr>
                              <w:rFonts w:ascii="Cambria Math" w:eastAsia="맑은 고딕" w:hAnsi="Cambria Math"/>
                              <w:lang w:eastAsia="ko-KR"/>
                            </w:rPr>
                            <m:t>ρ</m:t>
                          </w:ins>
                        </m:r>
                      </m:e>
                      <m:sub>
                        <m:r>
                          <w:ins w:id="141" w:author="Korea" w:date="2025-12-12T02:20:00Z">
                            <w:rPr>
                              <w:rFonts w:ascii="Cambria Math" w:eastAsia="맑은 고딕" w:hAnsi="Cambria Math"/>
                              <w:lang w:eastAsia="ko-KR"/>
                            </w:rPr>
                            <m:t>DS</m:t>
                          </w:ins>
                        </m:r>
                        <m:r>
                          <w:ins w:id="142" w:author="Korea" w:date="2025-12-12T02:20:00Z">
                            <m:rPr>
                              <m:sty m:val="p"/>
                            </m:rPr>
                            <w:rPr>
                              <w:rFonts w:ascii="Cambria Math" w:eastAsia="맑은 고딕" w:hAnsi="Cambria Math"/>
                              <w:lang w:eastAsia="ko-KR"/>
                            </w:rPr>
                            <m:t>,</m:t>
                          </w:ins>
                        </m:r>
                        <m:r>
                          <w:ins w:id="143" w:author="Korea" w:date="2025-12-12T02:20:00Z">
                            <w:rPr>
                              <w:rFonts w:ascii="Cambria Math" w:eastAsia="맑은 고딕" w:hAnsi="Cambria Math"/>
                              <w:lang w:eastAsia="ko-KR"/>
                            </w:rPr>
                            <m:t>ASD</m:t>
                          </w:ins>
                        </m:r>
                      </m:sub>
                    </m:sSub>
                  </m:e>
                  <m:e>
                    <m:r>
                      <w:ins w:id="144" w:author="Korea" w:date="2025-12-12T02:20:00Z">
                        <m:rPr>
                          <m:sty m:val="p"/>
                        </m:rPr>
                        <w:rPr>
                          <w:rFonts w:ascii="Cambria Math" w:eastAsia="맑은 고딕" w:hAnsi="Cambria Math"/>
                          <w:lang w:eastAsia="ko-KR"/>
                        </w:rPr>
                        <m:t>1</m:t>
                      </w:ins>
                    </m:r>
                  </m:e>
                  <m:e>
                    <m:sSub>
                      <m:sSubPr>
                        <m:ctrlPr>
                          <w:ins w:id="145" w:author="Korea" w:date="2025-12-12T02:20:00Z">
                            <w:rPr>
                              <w:rFonts w:ascii="Cambria Math" w:eastAsia="맑은 고딕" w:hAnsi="Cambria Math"/>
                              <w:lang w:eastAsia="ko-KR"/>
                            </w:rPr>
                          </w:ins>
                        </m:ctrlPr>
                      </m:sSubPr>
                      <m:e>
                        <m:r>
                          <w:ins w:id="146" w:author="Korea" w:date="2025-12-12T02:20:00Z">
                            <w:rPr>
                              <w:rFonts w:ascii="Cambria Math" w:eastAsia="맑은 고딕" w:hAnsi="Cambria Math"/>
                              <w:lang w:eastAsia="ko-KR"/>
                            </w:rPr>
                            <m:t>ρ</m:t>
                          </w:ins>
                        </m:r>
                      </m:e>
                      <m:sub>
                        <m:r>
                          <w:ins w:id="147" w:author="Korea" w:date="2025-12-12T02:20:00Z">
                            <w:rPr>
                              <w:rFonts w:ascii="Cambria Math" w:eastAsia="맑은 고딕" w:hAnsi="Cambria Math"/>
                              <w:lang w:eastAsia="ko-KR"/>
                            </w:rPr>
                            <m:t>ASA</m:t>
                          </w:ins>
                        </m:r>
                        <m:r>
                          <w:ins w:id="148" w:author="Korea" w:date="2025-12-12T02:20:00Z">
                            <m:rPr>
                              <m:sty m:val="p"/>
                            </m:rPr>
                            <w:rPr>
                              <w:rFonts w:ascii="Cambria Math" w:eastAsia="맑은 고딕" w:hAnsi="Cambria Math"/>
                              <w:lang w:eastAsia="ko-KR"/>
                            </w:rPr>
                            <m:t>,</m:t>
                          </w:ins>
                        </m:r>
                        <m:r>
                          <w:ins w:id="149" w:author="Korea" w:date="2025-12-12T02:20:00Z">
                            <w:rPr>
                              <w:rFonts w:ascii="Cambria Math" w:eastAsia="맑은 고딕" w:hAnsi="Cambria Math"/>
                              <w:lang w:eastAsia="ko-KR"/>
                            </w:rPr>
                            <m:t>ASD</m:t>
                          </w:ins>
                        </m:r>
                      </m:sub>
                    </m:sSub>
                  </m:e>
                  <m:e>
                    <m:sSub>
                      <m:sSubPr>
                        <m:ctrlPr>
                          <w:ins w:id="150" w:author="Korea" w:date="2025-12-12T02:20:00Z">
                            <w:rPr>
                              <w:rFonts w:ascii="Cambria Math" w:eastAsia="맑은 고딕" w:hAnsi="Cambria Math"/>
                              <w:lang w:eastAsia="ko-KR"/>
                            </w:rPr>
                          </w:ins>
                        </m:ctrlPr>
                      </m:sSubPr>
                      <m:e>
                        <m:r>
                          <w:ins w:id="151" w:author="Korea" w:date="2025-12-12T02:20:00Z">
                            <w:rPr>
                              <w:rFonts w:ascii="Cambria Math" w:eastAsia="맑은 고딕" w:hAnsi="Cambria Math"/>
                              <w:lang w:eastAsia="ko-KR"/>
                            </w:rPr>
                            <m:t>ρ</m:t>
                          </w:ins>
                        </m:r>
                      </m:e>
                      <m:sub>
                        <m:r>
                          <w:ins w:id="152" w:author="Korea" w:date="2025-12-12T02:20:00Z">
                            <w:rPr>
                              <w:rFonts w:ascii="Cambria Math" w:eastAsia="맑은 고딕" w:hAnsi="Cambria Math"/>
                              <w:lang w:eastAsia="ko-KR"/>
                            </w:rPr>
                            <m:t>ZSD</m:t>
                          </w:ins>
                        </m:r>
                        <m:r>
                          <w:ins w:id="153" w:author="Korea" w:date="2025-12-12T02:20:00Z">
                            <m:rPr>
                              <m:sty m:val="p"/>
                            </m:rPr>
                            <w:rPr>
                              <w:rFonts w:ascii="Cambria Math" w:eastAsia="맑은 고딕" w:hAnsi="Cambria Math"/>
                              <w:lang w:eastAsia="ko-KR"/>
                            </w:rPr>
                            <m:t>,</m:t>
                          </w:ins>
                        </m:r>
                        <m:r>
                          <w:ins w:id="154" w:author="Korea" w:date="2025-12-12T02:20:00Z">
                            <w:rPr>
                              <w:rFonts w:ascii="Cambria Math" w:eastAsia="맑은 고딕" w:hAnsi="Cambria Math"/>
                              <w:lang w:eastAsia="ko-KR"/>
                            </w:rPr>
                            <m:t>ASD</m:t>
                          </w:ins>
                        </m:r>
                      </m:sub>
                    </m:sSub>
                  </m:e>
                  <m:e>
                    <m:sSub>
                      <m:sSubPr>
                        <m:ctrlPr>
                          <w:ins w:id="155" w:author="Korea" w:date="2025-12-12T02:20:00Z">
                            <w:rPr>
                              <w:rFonts w:ascii="Cambria Math" w:eastAsia="맑은 고딕" w:hAnsi="Cambria Math"/>
                              <w:lang w:eastAsia="ko-KR"/>
                            </w:rPr>
                          </w:ins>
                        </m:ctrlPr>
                      </m:sSubPr>
                      <m:e>
                        <m:r>
                          <w:ins w:id="156" w:author="Korea" w:date="2025-12-12T02:20:00Z">
                            <w:rPr>
                              <w:rFonts w:ascii="Cambria Math" w:eastAsia="맑은 고딕" w:hAnsi="Cambria Math"/>
                              <w:lang w:eastAsia="ko-KR"/>
                            </w:rPr>
                            <m:t>ρ</m:t>
                          </w:ins>
                        </m:r>
                      </m:e>
                      <m:sub>
                        <m:r>
                          <w:ins w:id="157" w:author="Korea" w:date="2025-12-12T02:20:00Z">
                            <w:rPr>
                              <w:rFonts w:ascii="Cambria Math" w:eastAsia="맑은 고딕" w:hAnsi="Cambria Math"/>
                              <w:lang w:eastAsia="ko-KR"/>
                            </w:rPr>
                            <m:t>ZSA</m:t>
                          </w:ins>
                        </m:r>
                        <m:r>
                          <w:ins w:id="158" w:author="Korea" w:date="2025-12-12T02:20:00Z">
                            <m:rPr>
                              <m:sty m:val="p"/>
                            </m:rPr>
                            <w:rPr>
                              <w:rFonts w:ascii="Cambria Math" w:eastAsia="맑은 고딕" w:hAnsi="Cambria Math"/>
                              <w:lang w:eastAsia="ko-KR"/>
                            </w:rPr>
                            <m:t>,</m:t>
                          </w:ins>
                        </m:r>
                        <m:r>
                          <w:ins w:id="159" w:author="Korea" w:date="2025-12-12T02:20:00Z">
                            <w:rPr>
                              <w:rFonts w:ascii="Cambria Math" w:eastAsia="맑은 고딕" w:hAnsi="Cambria Math"/>
                              <w:lang w:eastAsia="ko-KR"/>
                            </w:rPr>
                            <m:t>ASD</m:t>
                          </w:ins>
                        </m:r>
                      </m:sub>
                    </m:sSub>
                  </m:e>
                </m:mr>
                <m:mr>
                  <m:e>
                    <m:sSub>
                      <m:sSubPr>
                        <m:ctrlPr>
                          <w:ins w:id="160" w:author="Korea" w:date="2025-12-12T02:20:00Z">
                            <w:rPr>
                              <w:rFonts w:ascii="Cambria Math" w:eastAsia="맑은 고딕" w:hAnsi="Cambria Math"/>
                              <w:lang w:eastAsia="ko-KR"/>
                            </w:rPr>
                          </w:ins>
                        </m:ctrlPr>
                      </m:sSubPr>
                      <m:e>
                        <m:r>
                          <w:ins w:id="161" w:author="Korea" w:date="2025-12-12T02:20:00Z">
                            <w:rPr>
                              <w:rFonts w:ascii="Cambria Math" w:eastAsia="맑은 고딕" w:hAnsi="Cambria Math"/>
                              <w:lang w:eastAsia="ko-KR"/>
                            </w:rPr>
                            <m:t>ρ</m:t>
                          </w:ins>
                        </m:r>
                      </m:e>
                      <m:sub>
                        <m:r>
                          <w:ins w:id="162" w:author="Korea" w:date="2025-12-12T02:20:00Z">
                            <w:rPr>
                              <w:rFonts w:ascii="Cambria Math" w:eastAsia="맑은 고딕" w:hAnsi="Cambria Math"/>
                              <w:lang w:eastAsia="ko-KR"/>
                            </w:rPr>
                            <m:t>SF</m:t>
                          </w:ins>
                        </m:r>
                        <m:r>
                          <w:ins w:id="163" w:author="Korea" w:date="2025-12-12T02:20:00Z">
                            <m:rPr>
                              <m:sty m:val="p"/>
                            </m:rPr>
                            <w:rPr>
                              <w:rFonts w:ascii="Cambria Math" w:eastAsia="맑은 고딕" w:hAnsi="Cambria Math"/>
                              <w:lang w:eastAsia="ko-KR"/>
                            </w:rPr>
                            <m:t>,</m:t>
                          </w:ins>
                        </m:r>
                        <m:r>
                          <w:ins w:id="164" w:author="Korea" w:date="2025-12-12T02:20:00Z">
                            <w:rPr>
                              <w:rFonts w:ascii="Cambria Math" w:eastAsia="맑은 고딕" w:hAnsi="Cambria Math"/>
                              <w:lang w:eastAsia="ko-KR"/>
                            </w:rPr>
                            <m:t>ASA</m:t>
                          </w:ins>
                        </m:r>
                      </m:sub>
                    </m:sSub>
                  </m:e>
                  <m:e>
                    <m:sSub>
                      <m:sSubPr>
                        <m:ctrlPr>
                          <w:ins w:id="165" w:author="Korea" w:date="2025-12-12T02:20:00Z">
                            <w:rPr>
                              <w:rFonts w:ascii="Cambria Math" w:eastAsia="맑은 고딕" w:hAnsi="Cambria Math"/>
                              <w:lang w:eastAsia="ko-KR"/>
                            </w:rPr>
                          </w:ins>
                        </m:ctrlPr>
                      </m:sSubPr>
                      <m:e>
                        <m:r>
                          <w:ins w:id="166" w:author="Korea" w:date="2025-12-12T02:20:00Z">
                            <w:rPr>
                              <w:rFonts w:ascii="Cambria Math" w:eastAsia="맑은 고딕" w:hAnsi="Cambria Math"/>
                              <w:lang w:eastAsia="ko-KR"/>
                            </w:rPr>
                            <m:t>ρ</m:t>
                          </w:ins>
                        </m:r>
                      </m:e>
                      <m:sub>
                        <m:r>
                          <w:ins w:id="167" w:author="Korea" w:date="2025-12-12T02:20:00Z">
                            <w:rPr>
                              <w:rFonts w:ascii="Cambria Math" w:eastAsia="맑은 고딕" w:hAnsi="Cambria Math"/>
                              <w:lang w:eastAsia="ko-KR"/>
                            </w:rPr>
                            <m:t>K</m:t>
                          </w:ins>
                        </m:r>
                        <m:r>
                          <w:ins w:id="168" w:author="Korea" w:date="2025-12-12T02:20:00Z">
                            <m:rPr>
                              <m:sty m:val="p"/>
                            </m:rPr>
                            <w:rPr>
                              <w:rFonts w:ascii="Cambria Math" w:eastAsia="맑은 고딕" w:hAnsi="Cambria Math"/>
                              <w:lang w:eastAsia="ko-KR"/>
                            </w:rPr>
                            <m:t>,</m:t>
                          </w:ins>
                        </m:r>
                        <m:r>
                          <w:ins w:id="169" w:author="Korea" w:date="2025-12-12T02:20:00Z">
                            <w:rPr>
                              <w:rFonts w:ascii="Cambria Math" w:eastAsia="맑은 고딕" w:hAnsi="Cambria Math"/>
                              <w:lang w:eastAsia="ko-KR"/>
                            </w:rPr>
                            <m:t>ASA</m:t>
                          </w:ins>
                        </m:r>
                      </m:sub>
                    </m:sSub>
                  </m:e>
                  <m:e>
                    <m:sSub>
                      <m:sSubPr>
                        <m:ctrlPr>
                          <w:ins w:id="170" w:author="Korea" w:date="2025-12-12T02:20:00Z">
                            <w:rPr>
                              <w:rFonts w:ascii="Cambria Math" w:eastAsia="맑은 고딕" w:hAnsi="Cambria Math"/>
                              <w:lang w:eastAsia="ko-KR"/>
                            </w:rPr>
                          </w:ins>
                        </m:ctrlPr>
                      </m:sSubPr>
                      <m:e>
                        <m:r>
                          <w:ins w:id="171" w:author="Korea" w:date="2025-12-12T02:20:00Z">
                            <w:rPr>
                              <w:rFonts w:ascii="Cambria Math" w:eastAsia="맑은 고딕" w:hAnsi="Cambria Math"/>
                              <w:lang w:eastAsia="ko-KR"/>
                            </w:rPr>
                            <m:t>ρ</m:t>
                          </w:ins>
                        </m:r>
                      </m:e>
                      <m:sub>
                        <m:r>
                          <w:ins w:id="172" w:author="Korea" w:date="2025-12-12T02:20:00Z">
                            <w:rPr>
                              <w:rFonts w:ascii="Cambria Math" w:eastAsia="맑은 고딕" w:hAnsi="Cambria Math"/>
                              <w:lang w:eastAsia="ko-KR"/>
                            </w:rPr>
                            <m:t>DS</m:t>
                          </w:ins>
                        </m:r>
                        <m:r>
                          <w:ins w:id="173" w:author="Korea" w:date="2025-12-12T02:20:00Z">
                            <m:rPr>
                              <m:sty m:val="p"/>
                            </m:rPr>
                            <w:rPr>
                              <w:rFonts w:ascii="Cambria Math" w:eastAsia="맑은 고딕" w:hAnsi="Cambria Math"/>
                              <w:lang w:eastAsia="ko-KR"/>
                            </w:rPr>
                            <m:t>,</m:t>
                          </w:ins>
                        </m:r>
                        <m:r>
                          <w:ins w:id="174" w:author="Korea" w:date="2025-12-12T02:20:00Z">
                            <w:rPr>
                              <w:rFonts w:ascii="Cambria Math" w:eastAsia="맑은 고딕" w:hAnsi="Cambria Math"/>
                              <w:lang w:eastAsia="ko-KR"/>
                            </w:rPr>
                            <m:t>ASA</m:t>
                          </w:ins>
                        </m:r>
                      </m:sub>
                    </m:sSub>
                  </m:e>
                  <m:e>
                    <m:sSub>
                      <m:sSubPr>
                        <m:ctrlPr>
                          <w:ins w:id="175" w:author="Korea" w:date="2025-12-12T02:20:00Z">
                            <w:rPr>
                              <w:rFonts w:ascii="Cambria Math" w:eastAsia="맑은 고딕" w:hAnsi="Cambria Math"/>
                              <w:lang w:eastAsia="ko-KR"/>
                            </w:rPr>
                          </w:ins>
                        </m:ctrlPr>
                      </m:sSubPr>
                      <m:e>
                        <m:r>
                          <w:ins w:id="176" w:author="Korea" w:date="2025-12-12T02:20:00Z">
                            <w:rPr>
                              <w:rFonts w:ascii="Cambria Math" w:eastAsia="맑은 고딕" w:hAnsi="Cambria Math"/>
                              <w:lang w:eastAsia="ko-KR"/>
                            </w:rPr>
                            <m:t>ρ</m:t>
                          </w:ins>
                        </m:r>
                      </m:e>
                      <m:sub>
                        <m:r>
                          <w:ins w:id="177" w:author="Korea" w:date="2025-12-12T02:20:00Z">
                            <w:rPr>
                              <w:rFonts w:ascii="Cambria Math" w:eastAsia="맑은 고딕" w:hAnsi="Cambria Math"/>
                              <w:lang w:eastAsia="ko-KR"/>
                            </w:rPr>
                            <m:t>ASD</m:t>
                          </w:ins>
                        </m:r>
                        <m:r>
                          <w:ins w:id="178" w:author="Korea" w:date="2025-12-12T02:20:00Z">
                            <m:rPr>
                              <m:sty m:val="p"/>
                            </m:rPr>
                            <w:rPr>
                              <w:rFonts w:ascii="Cambria Math" w:eastAsia="맑은 고딕" w:hAnsi="Cambria Math"/>
                              <w:lang w:eastAsia="ko-KR"/>
                            </w:rPr>
                            <m:t>,</m:t>
                          </w:ins>
                        </m:r>
                        <m:r>
                          <w:ins w:id="179" w:author="Korea" w:date="2025-12-12T02:20:00Z">
                            <w:rPr>
                              <w:rFonts w:ascii="Cambria Math" w:eastAsia="맑은 고딕" w:hAnsi="Cambria Math"/>
                              <w:lang w:eastAsia="ko-KR"/>
                            </w:rPr>
                            <m:t>ASA</m:t>
                          </w:ins>
                        </m:r>
                      </m:sub>
                    </m:sSub>
                  </m:e>
                  <m:e>
                    <m:r>
                      <w:ins w:id="180" w:author="Korea" w:date="2025-12-12T02:20:00Z">
                        <m:rPr>
                          <m:sty m:val="p"/>
                        </m:rPr>
                        <w:rPr>
                          <w:rFonts w:ascii="Cambria Math" w:eastAsia="맑은 고딕" w:hAnsi="Cambria Math"/>
                          <w:lang w:eastAsia="ko-KR"/>
                        </w:rPr>
                        <m:t>1</m:t>
                      </w:ins>
                    </m:r>
                  </m:e>
                  <m:e>
                    <m:sSub>
                      <m:sSubPr>
                        <m:ctrlPr>
                          <w:ins w:id="181" w:author="Korea" w:date="2025-12-12T02:20:00Z">
                            <w:rPr>
                              <w:rFonts w:ascii="Cambria Math" w:eastAsia="맑은 고딕" w:hAnsi="Cambria Math"/>
                              <w:lang w:eastAsia="ko-KR"/>
                            </w:rPr>
                          </w:ins>
                        </m:ctrlPr>
                      </m:sSubPr>
                      <m:e>
                        <m:r>
                          <w:ins w:id="182" w:author="Korea" w:date="2025-12-12T02:20:00Z">
                            <w:rPr>
                              <w:rFonts w:ascii="Cambria Math" w:eastAsia="맑은 고딕" w:hAnsi="Cambria Math"/>
                              <w:lang w:eastAsia="ko-KR"/>
                            </w:rPr>
                            <m:t>ρ</m:t>
                          </w:ins>
                        </m:r>
                      </m:e>
                      <m:sub>
                        <m:r>
                          <w:ins w:id="183" w:author="Korea" w:date="2025-12-12T02:20:00Z">
                            <w:rPr>
                              <w:rFonts w:ascii="Cambria Math" w:eastAsia="맑은 고딕" w:hAnsi="Cambria Math"/>
                              <w:lang w:eastAsia="ko-KR"/>
                            </w:rPr>
                            <m:t>ZSD</m:t>
                          </w:ins>
                        </m:r>
                        <m:r>
                          <w:ins w:id="184" w:author="Korea" w:date="2025-12-12T02:20:00Z">
                            <m:rPr>
                              <m:sty m:val="p"/>
                            </m:rPr>
                            <w:rPr>
                              <w:rFonts w:ascii="Cambria Math" w:eastAsia="맑은 고딕" w:hAnsi="Cambria Math"/>
                              <w:lang w:eastAsia="ko-KR"/>
                            </w:rPr>
                            <m:t>,</m:t>
                          </w:ins>
                        </m:r>
                        <m:r>
                          <w:ins w:id="185" w:author="Korea" w:date="2025-12-12T02:20:00Z">
                            <w:rPr>
                              <w:rFonts w:ascii="Cambria Math" w:eastAsia="맑은 고딕" w:hAnsi="Cambria Math"/>
                              <w:lang w:eastAsia="ko-KR"/>
                            </w:rPr>
                            <m:t>ASA</m:t>
                          </w:ins>
                        </m:r>
                      </m:sub>
                    </m:sSub>
                  </m:e>
                  <m:e>
                    <m:sSub>
                      <m:sSubPr>
                        <m:ctrlPr>
                          <w:ins w:id="186" w:author="Korea" w:date="2025-12-12T02:20:00Z">
                            <w:rPr>
                              <w:rFonts w:ascii="Cambria Math" w:eastAsia="맑은 고딕" w:hAnsi="Cambria Math"/>
                              <w:lang w:eastAsia="ko-KR"/>
                            </w:rPr>
                          </w:ins>
                        </m:ctrlPr>
                      </m:sSubPr>
                      <m:e>
                        <m:r>
                          <w:ins w:id="187" w:author="Korea" w:date="2025-12-12T02:20:00Z">
                            <w:rPr>
                              <w:rFonts w:ascii="Cambria Math" w:eastAsia="맑은 고딕" w:hAnsi="Cambria Math"/>
                              <w:lang w:eastAsia="ko-KR"/>
                            </w:rPr>
                            <m:t>ρ</m:t>
                          </w:ins>
                        </m:r>
                      </m:e>
                      <m:sub>
                        <m:r>
                          <w:ins w:id="188" w:author="Korea" w:date="2025-12-12T02:20:00Z">
                            <w:rPr>
                              <w:rFonts w:ascii="Cambria Math" w:eastAsia="맑은 고딕" w:hAnsi="Cambria Math"/>
                              <w:lang w:eastAsia="ko-KR"/>
                            </w:rPr>
                            <m:t>ZSA</m:t>
                          </w:ins>
                        </m:r>
                        <m:r>
                          <w:ins w:id="189" w:author="Korea" w:date="2025-12-12T02:20:00Z">
                            <m:rPr>
                              <m:sty m:val="p"/>
                            </m:rPr>
                            <w:rPr>
                              <w:rFonts w:ascii="Cambria Math" w:eastAsia="맑은 고딕" w:hAnsi="Cambria Math"/>
                              <w:lang w:eastAsia="ko-KR"/>
                            </w:rPr>
                            <m:t>,</m:t>
                          </w:ins>
                        </m:r>
                        <m:r>
                          <w:ins w:id="190" w:author="Korea" w:date="2025-12-12T02:20:00Z">
                            <w:rPr>
                              <w:rFonts w:ascii="Cambria Math" w:eastAsia="맑은 고딕" w:hAnsi="Cambria Math"/>
                              <w:lang w:eastAsia="ko-KR"/>
                            </w:rPr>
                            <m:t>ASA</m:t>
                          </w:ins>
                        </m:r>
                      </m:sub>
                    </m:sSub>
                  </m:e>
                </m:mr>
                <m:mr>
                  <m:e>
                    <m:sSub>
                      <m:sSubPr>
                        <m:ctrlPr>
                          <w:ins w:id="191" w:author="Korea" w:date="2025-12-12T02:20:00Z">
                            <w:rPr>
                              <w:rFonts w:ascii="Cambria Math" w:eastAsia="맑은 고딕" w:hAnsi="Cambria Math"/>
                              <w:lang w:eastAsia="ko-KR"/>
                            </w:rPr>
                          </w:ins>
                        </m:ctrlPr>
                      </m:sSubPr>
                      <m:e>
                        <m:r>
                          <w:ins w:id="192" w:author="Korea" w:date="2025-12-12T02:20:00Z">
                            <w:rPr>
                              <w:rFonts w:ascii="Cambria Math" w:eastAsia="맑은 고딕" w:hAnsi="Cambria Math"/>
                              <w:lang w:eastAsia="ko-KR"/>
                            </w:rPr>
                            <m:t>ρ</m:t>
                          </w:ins>
                        </m:r>
                      </m:e>
                      <m:sub>
                        <m:r>
                          <w:ins w:id="193" w:author="Korea" w:date="2025-12-12T02:20:00Z">
                            <w:rPr>
                              <w:rFonts w:ascii="Cambria Math" w:eastAsia="맑은 고딕" w:hAnsi="Cambria Math"/>
                              <w:lang w:eastAsia="ko-KR"/>
                            </w:rPr>
                            <m:t>SF</m:t>
                          </w:ins>
                        </m:r>
                        <m:r>
                          <w:ins w:id="194" w:author="Korea" w:date="2025-12-12T02:20:00Z">
                            <m:rPr>
                              <m:sty m:val="p"/>
                            </m:rPr>
                            <w:rPr>
                              <w:rFonts w:ascii="Cambria Math" w:eastAsia="맑은 고딕" w:hAnsi="Cambria Math"/>
                              <w:lang w:eastAsia="ko-KR"/>
                            </w:rPr>
                            <m:t>,</m:t>
                          </w:ins>
                        </m:r>
                        <m:r>
                          <w:ins w:id="195" w:author="Korea" w:date="2025-12-12T02:20:00Z">
                            <w:rPr>
                              <w:rFonts w:ascii="Cambria Math" w:eastAsia="맑은 고딕" w:hAnsi="Cambria Math"/>
                              <w:lang w:eastAsia="ko-KR"/>
                            </w:rPr>
                            <m:t>ZSD</m:t>
                          </w:ins>
                        </m:r>
                      </m:sub>
                    </m:sSub>
                  </m:e>
                  <m:e>
                    <m:sSub>
                      <m:sSubPr>
                        <m:ctrlPr>
                          <w:ins w:id="196" w:author="Korea" w:date="2025-12-12T02:20:00Z">
                            <w:rPr>
                              <w:rFonts w:ascii="Cambria Math" w:eastAsia="맑은 고딕" w:hAnsi="Cambria Math"/>
                              <w:lang w:eastAsia="ko-KR"/>
                            </w:rPr>
                          </w:ins>
                        </m:ctrlPr>
                      </m:sSubPr>
                      <m:e>
                        <m:r>
                          <w:ins w:id="197" w:author="Korea" w:date="2025-12-12T02:20:00Z">
                            <w:rPr>
                              <w:rFonts w:ascii="Cambria Math" w:eastAsia="맑은 고딕" w:hAnsi="Cambria Math"/>
                              <w:lang w:eastAsia="ko-KR"/>
                            </w:rPr>
                            <m:t>ρ</m:t>
                          </w:ins>
                        </m:r>
                      </m:e>
                      <m:sub>
                        <m:r>
                          <w:ins w:id="198" w:author="Korea" w:date="2025-12-12T02:20:00Z">
                            <w:rPr>
                              <w:rFonts w:ascii="Cambria Math" w:eastAsia="맑은 고딕" w:hAnsi="Cambria Math"/>
                              <w:lang w:eastAsia="ko-KR"/>
                            </w:rPr>
                            <m:t>K</m:t>
                          </w:ins>
                        </m:r>
                        <m:r>
                          <w:ins w:id="199" w:author="Korea" w:date="2025-12-12T02:20:00Z">
                            <m:rPr>
                              <m:sty m:val="p"/>
                            </m:rPr>
                            <w:rPr>
                              <w:rFonts w:ascii="Cambria Math" w:eastAsia="맑은 고딕" w:hAnsi="Cambria Math"/>
                              <w:lang w:eastAsia="ko-KR"/>
                            </w:rPr>
                            <m:t>,</m:t>
                          </w:ins>
                        </m:r>
                        <m:r>
                          <w:ins w:id="200" w:author="Korea" w:date="2025-12-12T02:20:00Z">
                            <w:rPr>
                              <w:rFonts w:ascii="Cambria Math" w:eastAsia="맑은 고딕" w:hAnsi="Cambria Math"/>
                              <w:lang w:eastAsia="ko-KR"/>
                            </w:rPr>
                            <m:t>ZSD</m:t>
                          </w:ins>
                        </m:r>
                      </m:sub>
                    </m:sSub>
                  </m:e>
                  <m:e>
                    <m:sSub>
                      <m:sSubPr>
                        <m:ctrlPr>
                          <w:ins w:id="201" w:author="Korea" w:date="2025-12-12T02:20:00Z">
                            <w:rPr>
                              <w:rFonts w:ascii="Cambria Math" w:eastAsia="맑은 고딕" w:hAnsi="Cambria Math"/>
                              <w:lang w:eastAsia="ko-KR"/>
                            </w:rPr>
                          </w:ins>
                        </m:ctrlPr>
                      </m:sSubPr>
                      <m:e>
                        <m:r>
                          <w:ins w:id="202" w:author="Korea" w:date="2025-12-12T02:20:00Z">
                            <w:rPr>
                              <w:rFonts w:ascii="Cambria Math" w:eastAsia="맑은 고딕" w:hAnsi="Cambria Math"/>
                              <w:lang w:eastAsia="ko-KR"/>
                            </w:rPr>
                            <m:t>ρ</m:t>
                          </w:ins>
                        </m:r>
                      </m:e>
                      <m:sub>
                        <m:r>
                          <w:ins w:id="203" w:author="Korea" w:date="2025-12-12T02:20:00Z">
                            <w:rPr>
                              <w:rFonts w:ascii="Cambria Math" w:eastAsia="맑은 고딕" w:hAnsi="Cambria Math"/>
                              <w:lang w:eastAsia="ko-KR"/>
                            </w:rPr>
                            <m:t>DS</m:t>
                          </w:ins>
                        </m:r>
                        <m:r>
                          <w:ins w:id="204" w:author="Korea" w:date="2025-12-12T02:20:00Z">
                            <m:rPr>
                              <m:sty m:val="p"/>
                            </m:rPr>
                            <w:rPr>
                              <w:rFonts w:ascii="Cambria Math" w:eastAsia="맑은 고딕" w:hAnsi="Cambria Math"/>
                              <w:lang w:eastAsia="ko-KR"/>
                            </w:rPr>
                            <m:t>,</m:t>
                          </w:ins>
                        </m:r>
                        <m:r>
                          <w:ins w:id="205" w:author="Korea" w:date="2025-12-12T02:20:00Z">
                            <w:rPr>
                              <w:rFonts w:ascii="Cambria Math" w:eastAsia="맑은 고딕" w:hAnsi="Cambria Math"/>
                              <w:lang w:eastAsia="ko-KR"/>
                            </w:rPr>
                            <m:t>ZSD</m:t>
                          </w:ins>
                        </m:r>
                      </m:sub>
                    </m:sSub>
                  </m:e>
                  <m:e>
                    <m:sSub>
                      <m:sSubPr>
                        <m:ctrlPr>
                          <w:ins w:id="206" w:author="Korea" w:date="2025-12-12T02:20:00Z">
                            <w:rPr>
                              <w:rFonts w:ascii="Cambria Math" w:eastAsia="맑은 고딕" w:hAnsi="Cambria Math"/>
                              <w:lang w:eastAsia="ko-KR"/>
                            </w:rPr>
                          </w:ins>
                        </m:ctrlPr>
                      </m:sSubPr>
                      <m:e>
                        <m:r>
                          <w:ins w:id="207" w:author="Korea" w:date="2025-12-12T02:20:00Z">
                            <w:rPr>
                              <w:rFonts w:ascii="Cambria Math" w:eastAsia="맑은 고딕" w:hAnsi="Cambria Math"/>
                              <w:lang w:eastAsia="ko-KR"/>
                            </w:rPr>
                            <m:t>ρ</m:t>
                          </w:ins>
                        </m:r>
                      </m:e>
                      <m:sub>
                        <m:r>
                          <w:ins w:id="208" w:author="Korea" w:date="2025-12-12T02:20:00Z">
                            <w:rPr>
                              <w:rFonts w:ascii="Cambria Math" w:eastAsia="맑은 고딕" w:hAnsi="Cambria Math"/>
                              <w:lang w:eastAsia="ko-KR"/>
                            </w:rPr>
                            <m:t>ASD</m:t>
                          </w:ins>
                        </m:r>
                        <m:r>
                          <w:ins w:id="209" w:author="Korea" w:date="2025-12-12T02:20:00Z">
                            <m:rPr>
                              <m:sty m:val="p"/>
                            </m:rPr>
                            <w:rPr>
                              <w:rFonts w:ascii="Cambria Math" w:eastAsia="맑은 고딕" w:hAnsi="Cambria Math"/>
                              <w:lang w:eastAsia="ko-KR"/>
                            </w:rPr>
                            <m:t>,</m:t>
                          </w:ins>
                        </m:r>
                        <m:r>
                          <w:ins w:id="210" w:author="Korea" w:date="2025-12-12T02:20:00Z">
                            <w:rPr>
                              <w:rFonts w:ascii="Cambria Math" w:eastAsia="맑은 고딕" w:hAnsi="Cambria Math"/>
                              <w:lang w:eastAsia="ko-KR"/>
                            </w:rPr>
                            <m:t>ZSD</m:t>
                          </w:ins>
                        </m:r>
                      </m:sub>
                    </m:sSub>
                  </m:e>
                  <m:e>
                    <m:sSub>
                      <m:sSubPr>
                        <m:ctrlPr>
                          <w:ins w:id="211" w:author="Korea" w:date="2025-12-12T02:20:00Z">
                            <w:rPr>
                              <w:rFonts w:ascii="Cambria Math" w:eastAsia="맑은 고딕" w:hAnsi="Cambria Math"/>
                              <w:lang w:eastAsia="ko-KR"/>
                            </w:rPr>
                          </w:ins>
                        </m:ctrlPr>
                      </m:sSubPr>
                      <m:e>
                        <m:r>
                          <w:ins w:id="212" w:author="Korea" w:date="2025-12-12T02:20:00Z">
                            <w:rPr>
                              <w:rFonts w:ascii="Cambria Math" w:eastAsia="맑은 고딕" w:hAnsi="Cambria Math"/>
                              <w:lang w:eastAsia="ko-KR"/>
                            </w:rPr>
                            <m:t>ρ</m:t>
                          </w:ins>
                        </m:r>
                      </m:e>
                      <m:sub>
                        <m:r>
                          <w:ins w:id="213" w:author="Korea" w:date="2025-12-12T02:20:00Z">
                            <w:rPr>
                              <w:rFonts w:ascii="Cambria Math" w:eastAsia="맑은 고딕" w:hAnsi="Cambria Math"/>
                              <w:lang w:eastAsia="ko-KR"/>
                            </w:rPr>
                            <m:t>ASA</m:t>
                          </w:ins>
                        </m:r>
                        <m:r>
                          <w:ins w:id="214" w:author="Korea" w:date="2025-12-12T02:20:00Z">
                            <m:rPr>
                              <m:sty m:val="p"/>
                            </m:rPr>
                            <w:rPr>
                              <w:rFonts w:ascii="Cambria Math" w:eastAsia="맑은 고딕" w:hAnsi="Cambria Math"/>
                              <w:lang w:eastAsia="ko-KR"/>
                            </w:rPr>
                            <m:t>,</m:t>
                          </w:ins>
                        </m:r>
                        <m:r>
                          <w:ins w:id="215" w:author="Korea" w:date="2025-12-12T02:20:00Z">
                            <w:rPr>
                              <w:rFonts w:ascii="Cambria Math" w:eastAsia="맑은 고딕" w:hAnsi="Cambria Math"/>
                              <w:lang w:eastAsia="ko-KR"/>
                            </w:rPr>
                            <m:t>ZSD</m:t>
                          </w:ins>
                        </m:r>
                      </m:sub>
                    </m:sSub>
                  </m:e>
                  <m:e>
                    <m:r>
                      <w:ins w:id="216" w:author="Korea" w:date="2025-12-12T02:20:00Z">
                        <m:rPr>
                          <m:sty m:val="p"/>
                        </m:rPr>
                        <w:rPr>
                          <w:rFonts w:ascii="Cambria Math" w:eastAsia="맑은 고딕" w:hAnsi="Cambria Math"/>
                          <w:lang w:eastAsia="ko-KR"/>
                        </w:rPr>
                        <m:t>1</m:t>
                      </w:ins>
                    </m:r>
                  </m:e>
                  <m:e>
                    <m:sSub>
                      <m:sSubPr>
                        <m:ctrlPr>
                          <w:ins w:id="217" w:author="Korea" w:date="2025-12-12T02:20:00Z">
                            <w:rPr>
                              <w:rFonts w:ascii="Cambria Math" w:eastAsia="맑은 고딕" w:hAnsi="Cambria Math"/>
                              <w:lang w:eastAsia="ko-KR"/>
                            </w:rPr>
                          </w:ins>
                        </m:ctrlPr>
                      </m:sSubPr>
                      <m:e>
                        <m:r>
                          <w:ins w:id="218" w:author="Korea" w:date="2025-12-12T02:20:00Z">
                            <w:rPr>
                              <w:rFonts w:ascii="Cambria Math" w:eastAsia="맑은 고딕" w:hAnsi="Cambria Math"/>
                              <w:lang w:eastAsia="ko-KR"/>
                            </w:rPr>
                            <m:t>ρ</m:t>
                          </w:ins>
                        </m:r>
                      </m:e>
                      <m:sub>
                        <m:r>
                          <w:ins w:id="219" w:author="Korea" w:date="2025-12-12T02:20:00Z">
                            <w:rPr>
                              <w:rFonts w:ascii="Cambria Math" w:eastAsia="맑은 고딕" w:hAnsi="Cambria Math"/>
                              <w:lang w:eastAsia="ko-KR"/>
                            </w:rPr>
                            <m:t>ZSA</m:t>
                          </w:ins>
                        </m:r>
                        <m:r>
                          <w:ins w:id="220" w:author="Korea" w:date="2025-12-12T02:20:00Z">
                            <m:rPr>
                              <m:sty m:val="p"/>
                            </m:rPr>
                            <w:rPr>
                              <w:rFonts w:ascii="Cambria Math" w:eastAsia="맑은 고딕" w:hAnsi="Cambria Math"/>
                              <w:lang w:eastAsia="ko-KR"/>
                            </w:rPr>
                            <m:t>,</m:t>
                          </w:ins>
                        </m:r>
                        <m:r>
                          <w:ins w:id="221" w:author="Korea" w:date="2025-12-12T02:20:00Z">
                            <w:rPr>
                              <w:rFonts w:ascii="Cambria Math" w:eastAsia="맑은 고딕" w:hAnsi="Cambria Math"/>
                              <w:lang w:eastAsia="ko-KR"/>
                            </w:rPr>
                            <m:t>ZSD</m:t>
                          </w:ins>
                        </m:r>
                      </m:sub>
                    </m:sSub>
                  </m:e>
                </m:mr>
                <m:mr>
                  <m:e>
                    <m:sSub>
                      <m:sSubPr>
                        <m:ctrlPr>
                          <w:ins w:id="222" w:author="Korea" w:date="2025-12-12T02:20:00Z">
                            <w:rPr>
                              <w:rFonts w:ascii="Cambria Math" w:eastAsia="맑은 고딕" w:hAnsi="Cambria Math"/>
                              <w:lang w:eastAsia="ko-KR"/>
                            </w:rPr>
                          </w:ins>
                        </m:ctrlPr>
                      </m:sSubPr>
                      <m:e>
                        <m:r>
                          <w:ins w:id="223" w:author="Korea" w:date="2025-12-12T02:20:00Z">
                            <w:rPr>
                              <w:rFonts w:ascii="Cambria Math" w:eastAsia="맑은 고딕" w:hAnsi="Cambria Math"/>
                              <w:lang w:eastAsia="ko-KR"/>
                            </w:rPr>
                            <m:t>ρ</m:t>
                          </w:ins>
                        </m:r>
                      </m:e>
                      <m:sub>
                        <m:r>
                          <w:ins w:id="224" w:author="Korea" w:date="2025-12-12T02:20:00Z">
                            <w:rPr>
                              <w:rFonts w:ascii="Cambria Math" w:eastAsia="맑은 고딕" w:hAnsi="Cambria Math"/>
                              <w:lang w:eastAsia="ko-KR"/>
                            </w:rPr>
                            <m:t>SF</m:t>
                          </w:ins>
                        </m:r>
                        <m:r>
                          <w:ins w:id="225" w:author="Korea" w:date="2025-12-12T02:20:00Z">
                            <m:rPr>
                              <m:sty m:val="p"/>
                            </m:rPr>
                            <w:rPr>
                              <w:rFonts w:ascii="Cambria Math" w:eastAsia="맑은 고딕" w:hAnsi="Cambria Math"/>
                              <w:lang w:eastAsia="ko-KR"/>
                            </w:rPr>
                            <m:t>,</m:t>
                          </w:ins>
                        </m:r>
                        <m:r>
                          <w:ins w:id="226" w:author="Korea" w:date="2025-12-12T02:20:00Z">
                            <w:rPr>
                              <w:rFonts w:ascii="Cambria Math" w:eastAsia="맑은 고딕" w:hAnsi="Cambria Math"/>
                              <w:lang w:eastAsia="ko-KR"/>
                            </w:rPr>
                            <m:t>ZSA</m:t>
                          </w:ins>
                        </m:r>
                      </m:sub>
                    </m:sSub>
                  </m:e>
                  <m:e>
                    <m:sSub>
                      <m:sSubPr>
                        <m:ctrlPr>
                          <w:ins w:id="227" w:author="Korea" w:date="2025-12-12T02:20:00Z">
                            <w:rPr>
                              <w:rFonts w:ascii="Cambria Math" w:eastAsia="맑은 고딕" w:hAnsi="Cambria Math"/>
                              <w:lang w:eastAsia="ko-KR"/>
                            </w:rPr>
                          </w:ins>
                        </m:ctrlPr>
                      </m:sSubPr>
                      <m:e>
                        <m:r>
                          <w:ins w:id="228" w:author="Korea" w:date="2025-12-12T02:20:00Z">
                            <w:rPr>
                              <w:rFonts w:ascii="Cambria Math" w:eastAsia="맑은 고딕" w:hAnsi="Cambria Math"/>
                              <w:lang w:eastAsia="ko-KR"/>
                            </w:rPr>
                            <m:t>ρ</m:t>
                          </w:ins>
                        </m:r>
                      </m:e>
                      <m:sub>
                        <m:r>
                          <w:ins w:id="229" w:author="Korea" w:date="2025-12-12T02:20:00Z">
                            <w:rPr>
                              <w:rFonts w:ascii="Cambria Math" w:eastAsia="맑은 고딕" w:hAnsi="Cambria Math"/>
                              <w:lang w:eastAsia="ko-KR"/>
                            </w:rPr>
                            <m:t>K</m:t>
                          </w:ins>
                        </m:r>
                        <m:r>
                          <w:ins w:id="230" w:author="Korea" w:date="2025-12-12T02:20:00Z">
                            <m:rPr>
                              <m:sty m:val="p"/>
                            </m:rPr>
                            <w:rPr>
                              <w:rFonts w:ascii="Cambria Math" w:eastAsia="맑은 고딕" w:hAnsi="Cambria Math"/>
                              <w:lang w:eastAsia="ko-KR"/>
                            </w:rPr>
                            <m:t>,</m:t>
                          </w:ins>
                        </m:r>
                        <m:r>
                          <w:ins w:id="231" w:author="Korea" w:date="2025-12-12T02:20:00Z">
                            <w:rPr>
                              <w:rFonts w:ascii="Cambria Math" w:eastAsia="맑은 고딕" w:hAnsi="Cambria Math"/>
                              <w:lang w:eastAsia="ko-KR"/>
                            </w:rPr>
                            <m:t>ZSA</m:t>
                          </w:ins>
                        </m:r>
                      </m:sub>
                    </m:sSub>
                  </m:e>
                  <m:e>
                    <m:sSub>
                      <m:sSubPr>
                        <m:ctrlPr>
                          <w:ins w:id="232" w:author="Korea" w:date="2025-12-12T02:20:00Z">
                            <w:rPr>
                              <w:rFonts w:ascii="Cambria Math" w:eastAsia="맑은 고딕" w:hAnsi="Cambria Math"/>
                              <w:lang w:eastAsia="ko-KR"/>
                            </w:rPr>
                          </w:ins>
                        </m:ctrlPr>
                      </m:sSubPr>
                      <m:e>
                        <m:r>
                          <w:ins w:id="233" w:author="Korea" w:date="2025-12-12T02:20:00Z">
                            <w:rPr>
                              <w:rFonts w:ascii="Cambria Math" w:eastAsia="맑은 고딕" w:hAnsi="Cambria Math"/>
                              <w:lang w:eastAsia="ko-KR"/>
                            </w:rPr>
                            <m:t>ρ</m:t>
                          </w:ins>
                        </m:r>
                      </m:e>
                      <m:sub>
                        <m:r>
                          <w:ins w:id="234" w:author="Korea" w:date="2025-12-12T02:20:00Z">
                            <w:rPr>
                              <w:rFonts w:ascii="Cambria Math" w:eastAsia="맑은 고딕" w:hAnsi="Cambria Math"/>
                              <w:lang w:eastAsia="ko-KR"/>
                            </w:rPr>
                            <m:t>DS</m:t>
                          </w:ins>
                        </m:r>
                        <m:r>
                          <w:ins w:id="235" w:author="Korea" w:date="2025-12-12T02:20:00Z">
                            <m:rPr>
                              <m:sty m:val="p"/>
                            </m:rPr>
                            <w:rPr>
                              <w:rFonts w:ascii="Cambria Math" w:eastAsia="맑은 고딕" w:hAnsi="Cambria Math"/>
                              <w:lang w:eastAsia="ko-KR"/>
                            </w:rPr>
                            <m:t>,</m:t>
                          </w:ins>
                        </m:r>
                        <m:r>
                          <w:ins w:id="236" w:author="Korea" w:date="2025-12-12T02:20:00Z">
                            <w:rPr>
                              <w:rFonts w:ascii="Cambria Math" w:eastAsia="맑은 고딕" w:hAnsi="Cambria Math"/>
                              <w:lang w:eastAsia="ko-KR"/>
                            </w:rPr>
                            <m:t>ZSA</m:t>
                          </w:ins>
                        </m:r>
                      </m:sub>
                    </m:sSub>
                  </m:e>
                  <m:e>
                    <m:sSub>
                      <m:sSubPr>
                        <m:ctrlPr>
                          <w:ins w:id="237" w:author="Korea" w:date="2025-12-12T02:20:00Z">
                            <w:rPr>
                              <w:rFonts w:ascii="Cambria Math" w:eastAsia="맑은 고딕" w:hAnsi="Cambria Math"/>
                              <w:lang w:eastAsia="ko-KR"/>
                            </w:rPr>
                          </w:ins>
                        </m:ctrlPr>
                      </m:sSubPr>
                      <m:e>
                        <m:r>
                          <w:ins w:id="238" w:author="Korea" w:date="2025-12-12T02:20:00Z">
                            <w:rPr>
                              <w:rFonts w:ascii="Cambria Math" w:eastAsia="맑은 고딕" w:hAnsi="Cambria Math"/>
                              <w:lang w:eastAsia="ko-KR"/>
                            </w:rPr>
                            <m:t>ρ</m:t>
                          </w:ins>
                        </m:r>
                      </m:e>
                      <m:sub>
                        <m:r>
                          <w:ins w:id="239" w:author="Korea" w:date="2025-12-12T02:20:00Z">
                            <w:rPr>
                              <w:rFonts w:ascii="Cambria Math" w:eastAsia="맑은 고딕" w:hAnsi="Cambria Math"/>
                              <w:lang w:eastAsia="ko-KR"/>
                            </w:rPr>
                            <m:t>ASD</m:t>
                          </w:ins>
                        </m:r>
                        <m:r>
                          <w:ins w:id="240" w:author="Korea" w:date="2025-12-12T02:20:00Z">
                            <m:rPr>
                              <m:sty m:val="p"/>
                            </m:rPr>
                            <w:rPr>
                              <w:rFonts w:ascii="Cambria Math" w:eastAsia="맑은 고딕" w:hAnsi="Cambria Math"/>
                              <w:lang w:eastAsia="ko-KR"/>
                            </w:rPr>
                            <m:t>,</m:t>
                          </w:ins>
                        </m:r>
                        <m:r>
                          <w:ins w:id="241" w:author="Korea" w:date="2025-12-12T02:20:00Z">
                            <w:rPr>
                              <w:rFonts w:ascii="Cambria Math" w:eastAsia="맑은 고딕" w:hAnsi="Cambria Math"/>
                              <w:lang w:eastAsia="ko-KR"/>
                            </w:rPr>
                            <m:t>ZSA</m:t>
                          </w:ins>
                        </m:r>
                      </m:sub>
                    </m:sSub>
                  </m:e>
                  <m:e>
                    <m:sSub>
                      <m:sSubPr>
                        <m:ctrlPr>
                          <w:ins w:id="242" w:author="Korea" w:date="2025-12-12T02:20:00Z">
                            <w:rPr>
                              <w:rFonts w:ascii="Cambria Math" w:eastAsia="맑은 고딕" w:hAnsi="Cambria Math"/>
                              <w:lang w:eastAsia="ko-KR"/>
                            </w:rPr>
                          </w:ins>
                        </m:ctrlPr>
                      </m:sSubPr>
                      <m:e>
                        <m:r>
                          <w:ins w:id="243" w:author="Korea" w:date="2025-12-12T02:20:00Z">
                            <w:rPr>
                              <w:rFonts w:ascii="Cambria Math" w:eastAsia="맑은 고딕" w:hAnsi="Cambria Math"/>
                              <w:lang w:eastAsia="ko-KR"/>
                            </w:rPr>
                            <m:t>ρ</m:t>
                          </w:ins>
                        </m:r>
                      </m:e>
                      <m:sub>
                        <m:r>
                          <w:ins w:id="244" w:author="Korea" w:date="2025-12-12T02:20:00Z">
                            <w:rPr>
                              <w:rFonts w:ascii="Cambria Math" w:eastAsia="맑은 고딕" w:hAnsi="Cambria Math"/>
                              <w:lang w:eastAsia="ko-KR"/>
                            </w:rPr>
                            <m:t>ASA</m:t>
                          </w:ins>
                        </m:r>
                        <m:r>
                          <w:ins w:id="245" w:author="Korea" w:date="2025-12-12T02:20:00Z">
                            <m:rPr>
                              <m:sty m:val="p"/>
                            </m:rPr>
                            <w:rPr>
                              <w:rFonts w:ascii="Cambria Math" w:eastAsia="맑은 고딕" w:hAnsi="Cambria Math"/>
                              <w:lang w:eastAsia="ko-KR"/>
                            </w:rPr>
                            <m:t>,</m:t>
                          </w:ins>
                        </m:r>
                        <m:r>
                          <w:ins w:id="246" w:author="Korea" w:date="2025-12-12T02:20:00Z">
                            <w:rPr>
                              <w:rFonts w:ascii="Cambria Math" w:eastAsia="맑은 고딕" w:hAnsi="Cambria Math"/>
                              <w:lang w:eastAsia="ko-KR"/>
                            </w:rPr>
                            <m:t>ZSA</m:t>
                          </w:ins>
                        </m:r>
                      </m:sub>
                    </m:sSub>
                  </m:e>
                  <m:e>
                    <m:sSub>
                      <m:sSubPr>
                        <m:ctrlPr>
                          <w:ins w:id="247" w:author="Korea" w:date="2025-12-12T02:20:00Z">
                            <w:rPr>
                              <w:rFonts w:ascii="Cambria Math" w:eastAsia="맑은 고딕" w:hAnsi="Cambria Math"/>
                              <w:lang w:eastAsia="ko-KR"/>
                            </w:rPr>
                          </w:ins>
                        </m:ctrlPr>
                      </m:sSubPr>
                      <m:e>
                        <m:r>
                          <w:ins w:id="248" w:author="Korea" w:date="2025-12-12T02:20:00Z">
                            <w:rPr>
                              <w:rFonts w:ascii="Cambria Math" w:eastAsia="맑은 고딕" w:hAnsi="Cambria Math"/>
                              <w:lang w:eastAsia="ko-KR"/>
                            </w:rPr>
                            <m:t>ρ</m:t>
                          </w:ins>
                        </m:r>
                      </m:e>
                      <m:sub>
                        <m:r>
                          <w:ins w:id="249" w:author="Korea" w:date="2025-12-12T02:20:00Z">
                            <w:rPr>
                              <w:rFonts w:ascii="Cambria Math" w:eastAsia="맑은 고딕" w:hAnsi="Cambria Math"/>
                              <w:lang w:eastAsia="ko-KR"/>
                            </w:rPr>
                            <m:t>ZSD</m:t>
                          </w:ins>
                        </m:r>
                        <m:r>
                          <w:ins w:id="250" w:author="Korea" w:date="2025-12-12T02:20:00Z">
                            <m:rPr>
                              <m:sty m:val="p"/>
                            </m:rPr>
                            <w:rPr>
                              <w:rFonts w:ascii="Cambria Math" w:eastAsia="맑은 고딕" w:hAnsi="Cambria Math"/>
                              <w:lang w:eastAsia="ko-KR"/>
                            </w:rPr>
                            <m:t>,</m:t>
                          </w:ins>
                        </m:r>
                        <m:r>
                          <w:ins w:id="251" w:author="Korea" w:date="2025-12-12T02:20:00Z">
                            <w:rPr>
                              <w:rFonts w:ascii="Cambria Math" w:eastAsia="맑은 고딕" w:hAnsi="Cambria Math"/>
                              <w:lang w:eastAsia="ko-KR"/>
                            </w:rPr>
                            <m:t>ZSA</m:t>
                          </w:ins>
                        </m:r>
                      </m:sub>
                    </m:sSub>
                  </m:e>
                  <m:e>
                    <m:r>
                      <w:ins w:id="252" w:author="Korea" w:date="2025-12-12T02:20:00Z">
                        <m:rPr>
                          <m:sty m:val="p"/>
                        </m:rPr>
                        <w:rPr>
                          <w:rFonts w:ascii="Cambria Math" w:eastAsia="맑은 고딕" w:hAnsi="Cambria Math"/>
                          <w:lang w:eastAsia="ko-KR"/>
                        </w:rPr>
                        <m:t>1</m:t>
                      </w:ins>
                    </m:r>
                  </m:e>
                </m:mr>
              </m:m>
            </m:e>
          </m:d>
        </m:oMath>
      </m:oMathPara>
    </w:p>
    <w:p w14:paraId="56A4EC65" w14:textId="77777777" w:rsidR="005A5639" w:rsidRPr="005A5639" w:rsidRDefault="005A5639">
      <w:pPr>
        <w:numPr>
          <w:ilvl w:val="0"/>
          <w:numId w:val="27"/>
        </w:numPr>
        <w:ind w:leftChars="67" w:left="1289"/>
        <w:jc w:val="both"/>
        <w:rPr>
          <w:ins w:id="253" w:author="Korea" w:date="2025-12-12T02:20:00Z"/>
          <w:rFonts w:eastAsia="맑은 고딕"/>
          <w:lang w:eastAsia="ko-KR"/>
        </w:rPr>
        <w:pPrChange w:id="254" w:author="Korea" w:date="2025-12-12T02:22:00Z">
          <w:pPr>
            <w:numPr>
              <w:numId w:val="27"/>
            </w:numPr>
            <w:ind w:left="1528" w:hanging="1128"/>
            <w:jc w:val="both"/>
          </w:pPr>
        </w:pPrChange>
      </w:pPr>
      <w:ins w:id="255" w:author="Korea" w:date="2025-12-12T02:20:00Z">
        <w:r w:rsidRPr="005A5639">
          <w:rPr>
            <w:rFonts w:eastAsia="맑은 고딕"/>
            <w:lang w:eastAsia="ko-KR"/>
          </w:rPr>
          <w:t xml:space="preserve">Obtain a lower triangular matrix </w:t>
        </w:r>
      </w:ins>
      <m:oMath>
        <m:r>
          <w:ins w:id="256" w:author="Korea" w:date="2025-12-12T02:20:00Z">
            <w:rPr>
              <w:rFonts w:ascii="Cambria Math" w:eastAsia="맑은 고딕" w:hAnsi="Cambria Math"/>
              <w:lang w:eastAsia="ko-KR"/>
            </w:rPr>
            <m:t>L</m:t>
          </w:ins>
        </m:r>
      </m:oMath>
      <w:ins w:id="257" w:author="Korea" w:date="2025-12-12T02:20:00Z">
        <w:r w:rsidRPr="005A5639">
          <w:rPr>
            <w:rFonts w:eastAsia="맑은 고딕"/>
            <w:lang w:eastAsia="ko-KR"/>
          </w:rPr>
          <w:t xml:space="preserve"> performing the Cholesky decomposition such that </w:t>
        </w:r>
      </w:ins>
      <m:oMath>
        <m:r>
          <w:ins w:id="258" w:author="Korea" w:date="2025-12-12T02:20:00Z">
            <m:rPr>
              <m:sty m:val="bi"/>
            </m:rPr>
            <w:rPr>
              <w:rFonts w:ascii="Cambria Math" w:eastAsia="맑은 고딕" w:hAnsi="Cambria Math"/>
              <w:lang w:eastAsia="ko-KR"/>
            </w:rPr>
            <m:t>R</m:t>
          </w:ins>
        </m:r>
        <m:r>
          <w:ins w:id="259" w:author="Korea" w:date="2025-12-12T02:20:00Z">
            <m:rPr>
              <m:sty m:val="p"/>
            </m:rPr>
            <w:rPr>
              <w:rFonts w:ascii="Cambria Math" w:eastAsia="맑은 고딕" w:hAnsi="Cambria Math"/>
              <w:lang w:eastAsia="ko-KR"/>
            </w:rPr>
            <m:t>=</m:t>
          </w:ins>
        </m:r>
        <m:r>
          <w:ins w:id="260" w:author="Korea" w:date="2025-12-12T02:20:00Z">
            <m:rPr>
              <m:sty m:val="bi"/>
            </m:rPr>
            <w:rPr>
              <w:rFonts w:ascii="Cambria Math" w:eastAsia="맑은 고딕" w:hAnsi="Cambria Math"/>
              <w:lang w:eastAsia="ko-KR"/>
            </w:rPr>
            <m:t>L</m:t>
          </w:ins>
        </m:r>
        <m:r>
          <w:ins w:id="261" w:author="Korea" w:date="2025-12-12T02:20:00Z">
            <m:rPr>
              <m:sty m:val="p"/>
            </m:rPr>
            <w:rPr>
              <w:rFonts w:ascii="Cambria Math" w:eastAsia="맑은 고딕" w:hAnsi="Cambria Math"/>
              <w:lang w:eastAsia="ko-KR"/>
            </w:rPr>
            <m:t>⋅</m:t>
          </w:ins>
        </m:r>
        <m:sSup>
          <m:sSupPr>
            <m:ctrlPr>
              <w:ins w:id="262" w:author="Korea" w:date="2025-12-12T02:20:00Z">
                <w:rPr>
                  <w:rFonts w:ascii="Cambria Math" w:eastAsia="맑은 고딕" w:hAnsi="Cambria Math"/>
                  <w:lang w:eastAsia="ko-KR"/>
                </w:rPr>
              </w:ins>
            </m:ctrlPr>
          </m:sSupPr>
          <m:e>
            <m:r>
              <w:ins w:id="263" w:author="Korea" w:date="2025-12-12T02:20:00Z">
                <m:rPr>
                  <m:sty m:val="bi"/>
                </m:rPr>
                <w:rPr>
                  <w:rFonts w:ascii="Cambria Math" w:eastAsia="맑은 고딕" w:hAnsi="Cambria Math"/>
                  <w:lang w:eastAsia="ko-KR"/>
                </w:rPr>
                <m:t>L</m:t>
              </w:ins>
            </m:r>
          </m:e>
          <m:sup>
            <m:r>
              <w:ins w:id="264" w:author="Korea" w:date="2025-12-12T02:20:00Z">
                <w:rPr>
                  <w:rFonts w:ascii="Cambria Math" w:eastAsia="맑은 고딕" w:hAnsi="Cambria Math"/>
                  <w:lang w:eastAsia="ko-KR"/>
                </w:rPr>
                <m:t>T</m:t>
              </w:ins>
            </m:r>
          </m:sup>
        </m:sSup>
      </m:oMath>
      <w:ins w:id="265" w:author="Korea" w:date="2025-12-12T02:20:00Z">
        <w:r w:rsidRPr="005A5639">
          <w:rPr>
            <w:rFonts w:eastAsia="맑은 고딕"/>
            <w:lang w:eastAsia="ko-KR"/>
          </w:rPr>
          <w:t>.</w:t>
        </w:r>
      </w:ins>
    </w:p>
    <w:p w14:paraId="100DBE14" w14:textId="77777777" w:rsidR="005A5639" w:rsidRPr="005A5639" w:rsidRDefault="005A5639" w:rsidP="005A5639">
      <w:pPr>
        <w:numPr>
          <w:ilvl w:val="0"/>
          <w:numId w:val="27"/>
        </w:numPr>
        <w:ind w:leftChars="67" w:left="1289"/>
        <w:jc w:val="both"/>
        <w:rPr>
          <w:ins w:id="266" w:author="Korea" w:date="2026-01-01T10:19:00Z"/>
          <w:rFonts w:eastAsia="SimSun"/>
          <w:rPrChange w:id="267" w:author="Korea" w:date="2026-01-01T10:19:00Z">
            <w:rPr>
              <w:ins w:id="268" w:author="Korea" w:date="2026-01-01T10:19:00Z"/>
              <w:rFonts w:eastAsia="맑은 고딕"/>
              <w:lang w:eastAsia="ko-KR"/>
            </w:rPr>
          </w:rPrChange>
        </w:rPr>
      </w:pPr>
      <w:ins w:id="269" w:author="Korea" w:date="2025-12-12T02:20:00Z">
        <w:r w:rsidRPr="005A5639">
          <w:rPr>
            <w:rFonts w:eastAsia="맑은 고딕"/>
            <w:lang w:eastAsia="ko-KR"/>
          </w:rPr>
          <w:t xml:space="preserve">Generate a vector of independent standard normal random variables </w:t>
        </w:r>
      </w:ins>
      <m:oMath>
        <m:r>
          <w:ins w:id="270" w:author="Korea" w:date="2025-12-12T02:20:00Z">
            <m:rPr>
              <m:sty m:val="bi"/>
            </m:rPr>
            <w:rPr>
              <w:rFonts w:ascii="Cambria Math" w:eastAsia="맑은 고딕" w:hAnsi="Cambria Math"/>
              <w:lang w:eastAsia="ko-KR"/>
            </w:rPr>
            <m:t>u</m:t>
          </w:ins>
        </m:r>
      </m:oMath>
      <w:ins w:id="271" w:author="Korea" w:date="2025-12-12T02:20:00Z">
        <w:r w:rsidRPr="005A5639">
          <w:rPr>
            <w:rFonts w:eastAsia="맑은 고딕"/>
            <w:lang w:eastAsia="ko-KR"/>
          </w:rPr>
          <w:t>, and</w:t>
        </w:r>
        <w:r w:rsidRPr="005A5639">
          <w:rPr>
            <w:rFonts w:eastAsia="맑은 고딕" w:hint="eastAsia"/>
            <w:lang w:eastAsia="ko-KR"/>
          </w:rPr>
          <w:t xml:space="preserve"> compute </w:t>
        </w:r>
      </w:ins>
      <w:del w:id="272" w:author="Korea" w:date="2026-01-01T10:17:00Z">
        <w:r w:rsidRPr="005A5639" w:rsidDel="00C819DC">
          <w:rPr>
            <w:rFonts w:eastAsia="SimSun"/>
          </w:rPr>
          <w:delText xml:space="preserve">the following order of </w:delText>
        </w:r>
      </w:del>
      <w:r w:rsidRPr="005A5639">
        <w:rPr>
          <w:rFonts w:eastAsia="SimSun"/>
        </w:rPr>
        <w:t xml:space="preserve">the large scale parameter vector: </w:t>
      </w:r>
    </w:p>
    <w:p w14:paraId="7A41C181" w14:textId="77777777" w:rsidR="005A5639" w:rsidRPr="005A5639" w:rsidRDefault="00000000" w:rsidP="005A5639">
      <w:pPr>
        <w:ind w:left="1528"/>
        <w:jc w:val="both"/>
        <w:rPr>
          <w:ins w:id="273" w:author="Korea" w:date="2026-01-01T10:18:00Z"/>
          <w:rFonts w:eastAsia="맑은 고딕"/>
          <w:lang w:eastAsia="ko-KR"/>
        </w:rPr>
      </w:pPr>
      <m:oMathPara>
        <m:oMath>
          <m:sSub>
            <m:sSubPr>
              <m:ctrlPr>
                <w:ins w:id="274" w:author="Korea" w:date="2026-01-01T10:18:00Z">
                  <w:rPr>
                    <w:rFonts w:ascii="Cambria Math" w:eastAsia="SimSun" w:hAnsi="Cambria Math"/>
                    <w:b/>
                    <w:bCs/>
                  </w:rPr>
                </w:ins>
              </m:ctrlPr>
            </m:sSubPr>
            <m:e>
              <m:r>
                <w:ins w:id="275" w:author="Korea" w:date="2026-01-01T10:18:00Z">
                  <m:rPr>
                    <m:sty m:val="bi"/>
                  </m:rPr>
                  <w:rPr>
                    <w:rFonts w:ascii="Cambria Math" w:eastAsia="SimSun" w:hAnsi="Cambria Math"/>
                  </w:rPr>
                  <m:t>s</m:t>
                </w:ins>
              </m:r>
            </m:e>
            <m:sub>
              <m:r>
                <w:ins w:id="276" w:author="Korea" w:date="2026-01-01T10:18:00Z">
                  <w:rPr>
                    <w:rFonts w:ascii="Cambria Math" w:eastAsia="SimSun" w:hAnsi="Cambria Math"/>
                  </w:rPr>
                  <m:t>M</m:t>
                </w:ins>
              </m:r>
            </m:sub>
          </m:sSub>
          <m:r>
            <w:ins w:id="277" w:author="Korea" w:date="2026-01-01T10:18:00Z">
              <m:rPr>
                <m:sty m:val="p"/>
              </m:rPr>
              <w:rPr>
                <w:rFonts w:ascii="Cambria Math" w:eastAsia="SimSun" w:hAnsi="Cambria Math"/>
              </w:rPr>
              <m:t xml:space="preserve">= </m:t>
            </w:ins>
          </m:r>
          <m:sSup>
            <m:sSupPr>
              <m:ctrlPr>
                <w:ins w:id="278" w:author="Korea" w:date="2026-01-01T10:18:00Z">
                  <w:rPr>
                    <w:rFonts w:ascii="Cambria Math" w:eastAsia="SimSun" w:hAnsi="Cambria Math"/>
                  </w:rPr>
                </w:ins>
              </m:ctrlPr>
            </m:sSupPr>
            <m:e>
              <m:d>
                <m:dPr>
                  <m:begChr m:val="["/>
                  <m:endChr m:val="]"/>
                  <m:ctrlPr>
                    <w:ins w:id="279" w:author="Korea" w:date="2026-01-01T10:18:00Z">
                      <w:rPr>
                        <w:rFonts w:ascii="Cambria Math" w:eastAsia="SimSun" w:hAnsi="Cambria Math"/>
                      </w:rPr>
                    </w:ins>
                  </m:ctrlPr>
                </m:dPr>
                <m:e>
                  <m:r>
                    <w:ins w:id="280" w:author="Korea" w:date="2026-01-01T10:18:00Z">
                      <m:rPr>
                        <m:sty m:val="p"/>
                      </m:rPr>
                      <w:rPr>
                        <w:rFonts w:ascii="Cambria Math" w:eastAsia="SimSun" w:hAnsi="Cambria Math"/>
                      </w:rPr>
                      <m:t>SF, K</m:t>
                    </w:ins>
                  </m:r>
                  <m:r>
                    <w:ins w:id="281" w:author="Korea" w:date="2026-01-01T10:18:00Z">
                      <m:rPr>
                        <m:sty m:val="p"/>
                      </m:rPr>
                      <w:rPr>
                        <w:rFonts w:ascii="Cambria Math" w:eastAsia="SimSun" w:hAnsi="Cambria Math"/>
                        <w:vertAlign w:val="subscript"/>
                      </w:rPr>
                      <m:t>,</m:t>
                    </w:ins>
                  </m:r>
                  <m:r>
                    <w:ins w:id="282" w:author="Korea" w:date="2026-01-01T10:18:00Z">
                      <m:rPr>
                        <m:sty m:val="p"/>
                      </m:rPr>
                      <w:rPr>
                        <w:rFonts w:ascii="Cambria Math" w:eastAsia="SimSun" w:hAnsi="Cambria Math"/>
                      </w:rPr>
                      <m:t xml:space="preserve"> lgDS, lgASD, lgASA</m:t>
                    </w:ins>
                  </m:r>
                  <m:r>
                    <w:ins w:id="283" w:author="Korea" w:date="2026-01-01T10:18:00Z">
                      <m:rPr>
                        <m:sty m:val="p"/>
                      </m:rPr>
                      <w:rPr>
                        <w:rFonts w:ascii="Cambria Math" w:eastAsia="SimSun" w:hAnsi="Cambria Math"/>
                        <w:vertAlign w:val="subscript"/>
                      </w:rPr>
                      <m:t>,</m:t>
                    </w:ins>
                  </m:r>
                  <m:r>
                    <w:ins w:id="284" w:author="Korea" w:date="2026-01-01T10:18:00Z">
                      <m:rPr>
                        <m:sty m:val="p"/>
                      </m:rPr>
                      <w:rPr>
                        <w:rFonts w:ascii="Cambria Math" w:eastAsia="SimSun" w:hAnsi="Cambria Math"/>
                      </w:rPr>
                      <m:t xml:space="preserve"> lgZSD</m:t>
                    </w:ins>
                  </m:r>
                  <m:r>
                    <w:ins w:id="285" w:author="Korea" w:date="2026-01-01T10:18:00Z">
                      <m:rPr>
                        <m:sty m:val="p"/>
                      </m:rPr>
                      <w:rPr>
                        <w:rFonts w:ascii="Cambria Math" w:eastAsia="SimSun" w:hAnsi="Cambria Math"/>
                        <w:vertAlign w:val="subscript"/>
                      </w:rPr>
                      <m:t>,</m:t>
                    </w:ins>
                  </m:r>
                  <m:r>
                    <w:ins w:id="286" w:author="Korea" w:date="2026-01-01T10:18:00Z">
                      <m:rPr>
                        <m:sty m:val="p"/>
                      </m:rPr>
                      <w:rPr>
                        <w:rFonts w:ascii="Cambria Math" w:eastAsia="SimSun" w:hAnsi="Cambria Math"/>
                      </w:rPr>
                      <m:t xml:space="preserve"> lgZSA</m:t>
                    </w:ins>
                  </m:r>
                </m:e>
              </m:d>
            </m:e>
            <m:sup>
              <m:r>
                <w:ins w:id="287" w:author="Korea" w:date="2026-01-01T10:18:00Z">
                  <w:rPr>
                    <w:rFonts w:ascii="Cambria Math" w:eastAsia="SimSun" w:hAnsi="Cambria Math"/>
                  </w:rPr>
                  <m:t>T</m:t>
                </w:ins>
              </m:r>
            </m:sup>
          </m:sSup>
          <m:r>
            <w:ins w:id="288" w:author="Korea" w:date="2026-01-01T10:18:00Z">
              <m:rPr>
                <m:sty m:val="bi"/>
              </m:rPr>
              <w:rPr>
                <w:rFonts w:ascii="Cambria Math" w:hAnsi="Cambria Math"/>
                <w:lang w:eastAsia="ko-KR"/>
              </w:rPr>
              <m:t>=</m:t>
            </w:ins>
          </m:r>
          <m:r>
            <w:ins w:id="289" w:author="Korea" w:date="2026-01-01T10:18:00Z">
              <m:rPr>
                <m:sty m:val="b"/>
              </m:rPr>
              <w:rPr>
                <w:rFonts w:ascii="Cambria Math" w:hAnsi="Cambria Math"/>
                <w:lang w:eastAsia="ko-KR"/>
              </w:rPr>
              <m:t>Σ</m:t>
            </w:ins>
          </m:r>
          <m:r>
            <w:ins w:id="290" w:author="Korea" w:date="2026-01-01T10:18:00Z">
              <m:rPr>
                <m:sty m:val="bi"/>
              </m:rPr>
              <w:rPr>
                <w:rFonts w:ascii="Cambria Math" w:hAnsi="Cambria Math"/>
                <w:lang w:eastAsia="ko-KR"/>
              </w:rPr>
              <m:t>⋅L⋅u+</m:t>
            </w:ins>
          </m:r>
          <m:acc>
            <m:accPr>
              <m:chr m:val="̅"/>
              <m:ctrlPr>
                <w:ins w:id="291" w:author="Korea" w:date="2026-01-01T10:18:00Z">
                  <w:rPr>
                    <w:rFonts w:ascii="Cambria Math" w:hAnsi="Cambria Math"/>
                    <w:b/>
                    <w:lang w:eastAsia="ko-KR"/>
                  </w:rPr>
                </w:ins>
              </m:ctrlPr>
            </m:accPr>
            <m:e>
              <m:r>
                <w:ins w:id="292" w:author="Korea" w:date="2026-01-01T10:18:00Z">
                  <m:rPr>
                    <m:sty m:val="bi"/>
                  </m:rPr>
                  <w:rPr>
                    <w:rFonts w:ascii="Cambria Math" w:hAnsi="Cambria Math"/>
                    <w:lang w:eastAsia="ko-KR"/>
                  </w:rPr>
                  <m:t>μ</m:t>
                </w:ins>
              </m:r>
            </m:e>
          </m:acc>
          <m:r>
            <w:ins w:id="293" w:author="Korea" w:date="2026-01-01T10:18:00Z">
              <m:rPr>
                <m:sty m:val="bi"/>
              </m:rPr>
              <w:rPr>
                <w:rFonts w:ascii="Cambria Math" w:hAnsi="Cambria Math"/>
                <w:lang w:eastAsia="ko-KR"/>
              </w:rPr>
              <m:t>,</m:t>
            </w:ins>
          </m:r>
          <m:r>
            <w:ins w:id="294" w:author="Korea" w:date="2026-01-01T10:18:00Z">
              <m:rPr>
                <m:sty m:val="p"/>
              </m:rPr>
              <w:rPr>
                <w:rFonts w:ascii="Cambria Math" w:hAnsi="Cambria Math"/>
                <w:lang w:eastAsia="ko-KR"/>
              </w:rPr>
              <w:br/>
            </w:ins>
          </m:r>
        </m:oMath>
      </m:oMathPara>
      <w:del w:id="295" w:author="Korea" w:date="2026-01-01T10:18:00Z">
        <w:r w:rsidR="005A5639" w:rsidRPr="005A5639" w:rsidDel="00C819DC">
          <w:rPr>
            <w:rFonts w:eastAsia="SimSun"/>
            <w:rPrChange w:id="296" w:author="Korea" w:date="2026-01-01T10:18:00Z">
              <w:rPr>
                <w:rFonts w:eastAsia="SimSun"/>
                <w:b/>
                <w:bCs/>
              </w:rPr>
            </w:rPrChange>
          </w:rPr>
          <w:delText>s</w:delText>
        </w:r>
        <w:r w:rsidR="005A5639" w:rsidRPr="005A5639" w:rsidDel="00C819DC">
          <w:rPr>
            <w:rFonts w:eastAsia="SimSun"/>
            <w:i/>
            <w:iCs/>
            <w:vertAlign w:val="subscript"/>
          </w:rPr>
          <w:delText>M</w:delText>
        </w:r>
        <w:r w:rsidR="005A5639" w:rsidRPr="005A5639" w:rsidDel="00C819DC">
          <w:rPr>
            <w:rFonts w:eastAsia="SimSun"/>
          </w:rPr>
          <w:delText xml:space="preserve"> = [</w:delText>
        </w:r>
        <w:r w:rsidR="005A5639" w:rsidRPr="005A5639" w:rsidDel="00C819DC">
          <w:rPr>
            <w:rFonts w:eastAsia="SimSun"/>
            <w:i/>
            <w:iCs/>
          </w:rPr>
          <w:delText>s</w:delText>
        </w:r>
        <w:r w:rsidR="005A5639" w:rsidRPr="005A5639" w:rsidDel="00C819DC">
          <w:rPr>
            <w:rFonts w:eastAsia="SimSun"/>
            <w:i/>
            <w:iCs/>
            <w:vertAlign w:val="subscript"/>
          </w:rPr>
          <w:delText>SF</w:delText>
        </w:r>
        <w:r w:rsidR="005A5639" w:rsidRPr="005A5639" w:rsidDel="00C819DC">
          <w:rPr>
            <w:rFonts w:eastAsia="SimSun"/>
            <w:i/>
            <w:iCs/>
          </w:rPr>
          <w:delText>, s</w:delText>
        </w:r>
        <w:r w:rsidR="005A5639" w:rsidRPr="005A5639" w:rsidDel="00C819DC">
          <w:rPr>
            <w:rFonts w:eastAsia="SimSun"/>
            <w:i/>
            <w:iCs/>
            <w:vertAlign w:val="subscript"/>
          </w:rPr>
          <w:delText>K,</w:delText>
        </w:r>
        <w:r w:rsidR="005A5639" w:rsidRPr="005A5639" w:rsidDel="00C819DC">
          <w:rPr>
            <w:rFonts w:eastAsia="SimSun"/>
            <w:i/>
            <w:iCs/>
          </w:rPr>
          <w:delText xml:space="preserve"> s</w:delText>
        </w:r>
        <w:r w:rsidR="005A5639" w:rsidRPr="005A5639" w:rsidDel="00C819DC">
          <w:rPr>
            <w:rFonts w:eastAsia="SimSun"/>
            <w:i/>
            <w:iCs/>
            <w:vertAlign w:val="subscript"/>
          </w:rPr>
          <w:delText>DS</w:delText>
        </w:r>
        <w:r w:rsidR="005A5639" w:rsidRPr="005A5639" w:rsidDel="00C819DC">
          <w:rPr>
            <w:rFonts w:eastAsia="SimSun"/>
            <w:i/>
            <w:iCs/>
          </w:rPr>
          <w:delText>, s</w:delText>
        </w:r>
        <w:r w:rsidR="005A5639" w:rsidRPr="005A5639" w:rsidDel="00C819DC">
          <w:rPr>
            <w:rFonts w:eastAsia="SimSun"/>
            <w:i/>
            <w:iCs/>
            <w:vertAlign w:val="subscript"/>
          </w:rPr>
          <w:delText>ASD</w:delText>
        </w:r>
        <w:r w:rsidR="005A5639" w:rsidRPr="005A5639" w:rsidDel="00C819DC">
          <w:rPr>
            <w:rFonts w:eastAsia="SimSun"/>
            <w:i/>
            <w:iCs/>
          </w:rPr>
          <w:delText>, s</w:delText>
        </w:r>
        <w:r w:rsidR="005A5639" w:rsidRPr="005A5639" w:rsidDel="00C819DC">
          <w:rPr>
            <w:rFonts w:eastAsia="SimSun"/>
            <w:i/>
            <w:iCs/>
            <w:vertAlign w:val="subscript"/>
          </w:rPr>
          <w:delText>ASA,</w:delText>
        </w:r>
        <w:r w:rsidR="005A5639" w:rsidRPr="005A5639" w:rsidDel="00C819DC">
          <w:rPr>
            <w:rFonts w:eastAsia="SimSun"/>
            <w:i/>
            <w:iCs/>
          </w:rPr>
          <w:delText xml:space="preserve"> s</w:delText>
        </w:r>
        <w:r w:rsidR="005A5639" w:rsidRPr="005A5639" w:rsidDel="00C819DC">
          <w:rPr>
            <w:rFonts w:eastAsia="SimSun"/>
            <w:i/>
            <w:iCs/>
            <w:vertAlign w:val="subscript"/>
          </w:rPr>
          <w:delText>ZSD,</w:delText>
        </w:r>
        <w:r w:rsidR="005A5639" w:rsidRPr="005A5639" w:rsidDel="00C819DC">
          <w:rPr>
            <w:rFonts w:eastAsia="SimSun"/>
            <w:i/>
            <w:iCs/>
          </w:rPr>
          <w:delText xml:space="preserve"> s</w:delText>
        </w:r>
        <w:r w:rsidR="005A5639" w:rsidRPr="005A5639" w:rsidDel="00C819DC">
          <w:rPr>
            <w:rFonts w:eastAsia="SimSun"/>
            <w:i/>
            <w:iCs/>
            <w:vertAlign w:val="subscript"/>
          </w:rPr>
          <w:delText>ZSA</w:delText>
        </w:r>
        <w:r w:rsidR="005A5639" w:rsidRPr="005A5639" w:rsidDel="00C819DC">
          <w:rPr>
            <w:rFonts w:eastAsia="SimSun"/>
          </w:rPr>
          <w:delText>]</w:delText>
        </w:r>
        <w:r w:rsidR="005A5639" w:rsidRPr="005A5639" w:rsidDel="00C819DC">
          <w:rPr>
            <w:rFonts w:eastAsia="SimSun"/>
            <w:i/>
            <w:iCs/>
            <w:vertAlign w:val="superscript"/>
          </w:rPr>
          <w:delText>T</w:delText>
        </w:r>
      </w:del>
      <w:del w:id="297" w:author="Korea" w:date="2025-12-12T02:21:00Z">
        <w:r w:rsidR="005A5639" w:rsidRPr="005A5639" w:rsidDel="00C52BE4">
          <w:rPr>
            <w:rFonts w:eastAsia="SimSun"/>
          </w:rPr>
          <w:delText>.</w:delText>
        </w:r>
      </w:del>
      <w:del w:id="298" w:author="Korea" w:date="2026-01-01T10:18:00Z">
        <w:r w:rsidR="005A5639" w:rsidRPr="005A5639" w:rsidDel="00C819DC">
          <w:rPr>
            <w:rFonts w:eastAsia="SimSun"/>
          </w:rPr>
          <w:delText xml:space="preserve"> </w:delText>
        </w:r>
      </w:del>
    </w:p>
    <w:p w14:paraId="47A97390" w14:textId="77777777" w:rsidR="005A5639" w:rsidRPr="005A5639" w:rsidRDefault="005A5639" w:rsidP="005A5639">
      <w:pPr>
        <w:ind w:left="1528"/>
        <w:jc w:val="both"/>
        <w:rPr>
          <w:ins w:id="299" w:author="Korea" w:date="2026-01-01T10:19:00Z"/>
          <w:iCs/>
          <w:lang w:eastAsia="ko-KR"/>
        </w:rPr>
      </w:pPr>
      <w:ins w:id="300" w:author="Korea" w:date="2026-01-01T10:19:00Z">
        <w:r w:rsidRPr="005A5639">
          <w:rPr>
            <w:rFonts w:eastAsia="맑은 고딕" w:hint="eastAsia"/>
            <w:iCs/>
            <w:lang w:eastAsia="ko-KR"/>
          </w:rPr>
          <w:t>w</w:t>
        </w:r>
      </w:ins>
      <w:ins w:id="301" w:author="Korea" w:date="2026-01-01T10:18:00Z">
        <w:r w:rsidRPr="005A5639">
          <w:rPr>
            <w:rFonts w:eastAsia="맑은 고딕"/>
            <w:iCs/>
            <w:lang w:eastAsia="ko-KR"/>
            <w:rPrChange w:id="302" w:author="Korea" w:date="2026-01-01T10:18:00Z">
              <w:rPr>
                <w:rFonts w:eastAsia="맑은 고딕"/>
                <w:i/>
                <w:lang w:eastAsia="ko-KR"/>
              </w:rPr>
            </w:rPrChange>
          </w:rPr>
          <w:t>here</w:t>
        </w:r>
        <w:r w:rsidRPr="005A5639">
          <w:rPr>
            <w:rFonts w:eastAsia="맑은 고딕" w:hint="eastAsia"/>
            <w:iCs/>
            <w:lang w:eastAsia="ko-KR"/>
          </w:rPr>
          <w:t xml:space="preserve"> </w:t>
        </w:r>
        <w:r w:rsidRPr="005A5639">
          <w:rPr>
            <w:lang w:eastAsia="ko-KR"/>
          </w:rPr>
          <w:t xml:space="preserve"> </w:t>
        </w:r>
      </w:ins>
      <m:oMath>
        <m:acc>
          <m:accPr>
            <m:chr m:val="̅"/>
            <m:ctrlPr>
              <w:ins w:id="303" w:author="Korea" w:date="2026-01-01T10:18:00Z">
                <w:rPr>
                  <w:rFonts w:ascii="Cambria Math" w:hAnsi="Cambria Math"/>
                  <w:b/>
                  <w:lang w:eastAsia="ko-KR"/>
                </w:rPr>
              </w:ins>
            </m:ctrlPr>
          </m:accPr>
          <m:e>
            <m:r>
              <w:ins w:id="304" w:author="Korea" w:date="2026-01-01T10:18:00Z">
                <m:rPr>
                  <m:sty m:val="bi"/>
                </m:rPr>
                <w:rPr>
                  <w:rFonts w:ascii="Cambria Math" w:hAnsi="Cambria Math"/>
                  <w:lang w:eastAsia="ko-KR"/>
                </w:rPr>
                <m:t>μ</m:t>
              </w:ins>
            </m:r>
          </m:e>
        </m:acc>
        <m:r>
          <w:ins w:id="305" w:author="Korea" w:date="2026-01-01T10:18:00Z">
            <m:rPr>
              <m:sty m:val="bi"/>
            </m:rPr>
            <w:rPr>
              <w:rFonts w:ascii="Cambria Math" w:hAnsi="Cambria Math"/>
              <w:lang w:eastAsia="ko-KR"/>
            </w:rPr>
            <m:t>=</m:t>
          </w:ins>
        </m:r>
        <m:sSup>
          <m:sSupPr>
            <m:ctrlPr>
              <w:ins w:id="306" w:author="Korea" w:date="2026-01-01T10:18:00Z">
                <w:rPr>
                  <w:rFonts w:ascii="Cambria Math" w:eastAsia="SimSun" w:hAnsi="Cambria Math"/>
                </w:rPr>
              </w:ins>
            </m:ctrlPr>
          </m:sSupPr>
          <m:e>
            <m:d>
              <m:dPr>
                <m:begChr m:val="["/>
                <m:endChr m:val="]"/>
                <m:ctrlPr>
                  <w:ins w:id="307" w:author="Korea" w:date="2026-01-01T10:18:00Z">
                    <w:rPr>
                      <w:rFonts w:ascii="Cambria Math" w:eastAsia="SimSun" w:hAnsi="Cambria Math"/>
                    </w:rPr>
                  </w:ins>
                </m:ctrlPr>
              </m:dPr>
              <m:e>
                <m:r>
                  <w:ins w:id="308" w:author="Korea" w:date="2026-01-01T10:18:00Z">
                    <m:rPr>
                      <m:sty m:val="p"/>
                    </m:rPr>
                    <w:rPr>
                      <w:rFonts w:ascii="Cambria Math" w:eastAsia="SimSun" w:hAnsi="Cambria Math"/>
                    </w:rPr>
                    <m:t xml:space="preserve">0, </m:t>
                  </w:ins>
                </m:r>
                <m:sSub>
                  <m:sSubPr>
                    <m:ctrlPr>
                      <w:ins w:id="309" w:author="Korea" w:date="2026-01-01T10:18:00Z">
                        <w:rPr>
                          <w:rFonts w:ascii="Cambria Math" w:eastAsia="SimSun" w:hAnsi="Cambria Math"/>
                          <w:iCs/>
                        </w:rPr>
                      </w:ins>
                    </m:ctrlPr>
                  </m:sSubPr>
                  <m:e>
                    <m:r>
                      <w:ins w:id="310" w:author="Korea" w:date="2026-01-01T10:18:00Z">
                        <m:rPr>
                          <m:sty m:val="p"/>
                        </m:rPr>
                        <w:rPr>
                          <w:rFonts w:ascii="Cambria Math" w:eastAsia="SimSun" w:hAnsi="Cambria Math"/>
                        </w:rPr>
                        <m:t>μ</m:t>
                      </w:ins>
                    </m:r>
                    <m:ctrlPr>
                      <w:ins w:id="311" w:author="Korea" w:date="2026-01-01T10:18:00Z">
                        <w:rPr>
                          <w:rFonts w:ascii="Cambria Math" w:eastAsia="SimSun" w:hAnsi="Cambria Math"/>
                        </w:rPr>
                      </w:ins>
                    </m:ctrlPr>
                  </m:e>
                  <m:sub>
                    <m:r>
                      <w:ins w:id="312" w:author="Korea" w:date="2026-01-01T10:18:00Z">
                        <m:rPr>
                          <m:sty m:val="p"/>
                        </m:rPr>
                        <w:rPr>
                          <w:rFonts w:ascii="Cambria Math" w:eastAsia="SimSun" w:hAnsi="Cambria Math"/>
                        </w:rPr>
                        <m:t>K</m:t>
                      </w:ins>
                    </m:r>
                  </m:sub>
                </m:sSub>
                <m:r>
                  <w:ins w:id="313" w:author="Korea" w:date="2026-01-01T10:18:00Z">
                    <m:rPr>
                      <m:sty m:val="p"/>
                    </m:rPr>
                    <w:rPr>
                      <w:rFonts w:ascii="Cambria Math" w:eastAsia="SimSun" w:hAnsi="Cambria Math"/>
                      <w:vertAlign w:val="subscript"/>
                    </w:rPr>
                    <m:t>,</m:t>
                  </w:ins>
                </m:r>
                <m:r>
                  <w:ins w:id="314" w:author="Korea" w:date="2026-01-01T10:18:00Z">
                    <m:rPr>
                      <m:sty m:val="p"/>
                    </m:rPr>
                    <w:rPr>
                      <w:rFonts w:ascii="Cambria Math" w:eastAsia="SimSun" w:hAnsi="Cambria Math"/>
                    </w:rPr>
                    <m:t xml:space="preserve"> </m:t>
                  </w:ins>
                </m:r>
                <m:sSub>
                  <m:sSubPr>
                    <m:ctrlPr>
                      <w:ins w:id="315" w:author="Korea" w:date="2026-01-01T10:18:00Z">
                        <w:rPr>
                          <w:rFonts w:ascii="Cambria Math" w:eastAsia="SimSun" w:hAnsi="Cambria Math"/>
                        </w:rPr>
                      </w:ins>
                    </m:ctrlPr>
                  </m:sSubPr>
                  <m:e>
                    <m:r>
                      <w:ins w:id="316" w:author="Korea" w:date="2026-01-01T10:18:00Z">
                        <m:rPr>
                          <m:sty m:val="p"/>
                        </m:rPr>
                        <w:rPr>
                          <w:rFonts w:ascii="Cambria Math" w:eastAsia="SimSun" w:hAnsi="Cambria Math"/>
                        </w:rPr>
                        <m:t>μ</m:t>
                      </w:ins>
                    </m:r>
                  </m:e>
                  <m:sub>
                    <m:r>
                      <w:ins w:id="317" w:author="Korea" w:date="2026-01-01T10:18:00Z">
                        <m:rPr>
                          <m:sty m:val="p"/>
                        </m:rPr>
                        <w:rPr>
                          <w:rFonts w:ascii="Cambria Math" w:eastAsia="SimSun" w:hAnsi="Cambria Math"/>
                        </w:rPr>
                        <m:t>lgDS</m:t>
                      </w:ins>
                    </m:r>
                  </m:sub>
                </m:sSub>
                <m:r>
                  <w:ins w:id="318" w:author="Korea" w:date="2026-01-01T10:18:00Z">
                    <m:rPr>
                      <m:sty m:val="p"/>
                    </m:rPr>
                    <w:rPr>
                      <w:rFonts w:ascii="Cambria Math" w:eastAsia="SimSun" w:hAnsi="Cambria Math"/>
                    </w:rPr>
                    <m:t xml:space="preserve">, </m:t>
                  </w:ins>
                </m:r>
                <m:sSub>
                  <m:sSubPr>
                    <m:ctrlPr>
                      <w:ins w:id="319" w:author="Korea" w:date="2026-01-01T10:18:00Z">
                        <w:rPr>
                          <w:rFonts w:ascii="Cambria Math" w:eastAsia="SimSun" w:hAnsi="Cambria Math"/>
                        </w:rPr>
                      </w:ins>
                    </m:ctrlPr>
                  </m:sSubPr>
                  <m:e>
                    <m:r>
                      <w:ins w:id="320" w:author="Korea" w:date="2026-01-01T10:18:00Z">
                        <m:rPr>
                          <m:sty m:val="p"/>
                        </m:rPr>
                        <w:rPr>
                          <w:rFonts w:ascii="Cambria Math" w:eastAsia="SimSun" w:hAnsi="Cambria Math"/>
                        </w:rPr>
                        <m:t>μ</m:t>
                      </w:ins>
                    </m:r>
                  </m:e>
                  <m:sub>
                    <m:r>
                      <w:ins w:id="321" w:author="Korea" w:date="2026-01-01T10:18:00Z">
                        <m:rPr>
                          <m:sty m:val="p"/>
                        </m:rPr>
                        <w:rPr>
                          <w:rFonts w:ascii="Cambria Math" w:eastAsia="SimSun" w:hAnsi="Cambria Math"/>
                        </w:rPr>
                        <m:t>lgASD</m:t>
                      </w:ins>
                    </m:r>
                  </m:sub>
                </m:sSub>
                <m:r>
                  <w:ins w:id="322" w:author="Korea" w:date="2026-01-01T10:18:00Z">
                    <m:rPr>
                      <m:sty m:val="p"/>
                    </m:rPr>
                    <w:rPr>
                      <w:rFonts w:ascii="Cambria Math" w:eastAsia="SimSun" w:hAnsi="Cambria Math"/>
                    </w:rPr>
                    <m:t xml:space="preserve">, </m:t>
                  </w:ins>
                </m:r>
                <m:sSub>
                  <m:sSubPr>
                    <m:ctrlPr>
                      <w:ins w:id="323" w:author="Korea" w:date="2026-01-01T10:18:00Z">
                        <w:rPr>
                          <w:rFonts w:ascii="Cambria Math" w:eastAsia="SimSun" w:hAnsi="Cambria Math"/>
                        </w:rPr>
                      </w:ins>
                    </m:ctrlPr>
                  </m:sSubPr>
                  <m:e>
                    <m:r>
                      <w:ins w:id="324" w:author="Korea" w:date="2026-01-01T10:18:00Z">
                        <m:rPr>
                          <m:sty m:val="p"/>
                        </m:rPr>
                        <w:rPr>
                          <w:rFonts w:ascii="Cambria Math" w:eastAsia="SimSun" w:hAnsi="Cambria Math"/>
                        </w:rPr>
                        <m:t>μ</m:t>
                      </w:ins>
                    </m:r>
                  </m:e>
                  <m:sub>
                    <m:r>
                      <w:ins w:id="325" w:author="Korea" w:date="2026-01-01T10:18:00Z">
                        <m:rPr>
                          <m:sty m:val="p"/>
                        </m:rPr>
                        <w:rPr>
                          <w:rFonts w:ascii="Cambria Math" w:eastAsia="SimSun" w:hAnsi="Cambria Math"/>
                        </w:rPr>
                        <m:t>lgASA</m:t>
                      </w:ins>
                    </m:r>
                  </m:sub>
                </m:sSub>
                <m:r>
                  <w:ins w:id="326" w:author="Korea" w:date="2026-01-01T10:18:00Z">
                    <m:rPr>
                      <m:sty m:val="p"/>
                    </m:rPr>
                    <w:rPr>
                      <w:rFonts w:ascii="Cambria Math" w:eastAsia="SimSun" w:hAnsi="Cambria Math"/>
                      <w:vertAlign w:val="subscript"/>
                    </w:rPr>
                    <m:t>,</m:t>
                  </w:ins>
                </m:r>
                <m:r>
                  <w:ins w:id="327" w:author="Korea" w:date="2026-01-01T10:18:00Z">
                    <m:rPr>
                      <m:sty m:val="p"/>
                    </m:rPr>
                    <w:rPr>
                      <w:rFonts w:ascii="Cambria Math" w:eastAsia="SimSun" w:hAnsi="Cambria Math"/>
                    </w:rPr>
                    <m:t xml:space="preserve"> </m:t>
                  </w:ins>
                </m:r>
                <m:sSub>
                  <m:sSubPr>
                    <m:ctrlPr>
                      <w:ins w:id="328" w:author="Korea" w:date="2026-01-01T10:18:00Z">
                        <w:rPr>
                          <w:rFonts w:ascii="Cambria Math" w:eastAsia="SimSun" w:hAnsi="Cambria Math"/>
                        </w:rPr>
                      </w:ins>
                    </m:ctrlPr>
                  </m:sSubPr>
                  <m:e>
                    <m:r>
                      <w:ins w:id="329" w:author="Korea" w:date="2026-01-01T10:18:00Z">
                        <m:rPr>
                          <m:sty m:val="p"/>
                        </m:rPr>
                        <w:rPr>
                          <w:rFonts w:ascii="Cambria Math" w:eastAsia="SimSun" w:hAnsi="Cambria Math"/>
                        </w:rPr>
                        <m:t>μ</m:t>
                      </w:ins>
                    </m:r>
                  </m:e>
                  <m:sub>
                    <m:r>
                      <w:ins w:id="330" w:author="Korea" w:date="2026-01-01T10:18:00Z">
                        <m:rPr>
                          <m:sty m:val="p"/>
                        </m:rPr>
                        <w:rPr>
                          <w:rFonts w:ascii="Cambria Math" w:eastAsia="SimSun" w:hAnsi="Cambria Math"/>
                        </w:rPr>
                        <m:t>lgZSD</m:t>
                      </w:ins>
                    </m:r>
                  </m:sub>
                </m:sSub>
                <m:r>
                  <w:ins w:id="331" w:author="Korea" w:date="2026-01-01T10:18:00Z">
                    <m:rPr>
                      <m:sty m:val="p"/>
                    </m:rPr>
                    <w:rPr>
                      <w:rFonts w:ascii="Cambria Math" w:eastAsia="SimSun" w:hAnsi="Cambria Math"/>
                      <w:vertAlign w:val="subscript"/>
                    </w:rPr>
                    <m:t>,</m:t>
                  </w:ins>
                </m:r>
                <m:r>
                  <w:ins w:id="332" w:author="Korea" w:date="2026-01-01T10:18:00Z">
                    <m:rPr>
                      <m:sty m:val="p"/>
                    </m:rPr>
                    <w:rPr>
                      <w:rFonts w:ascii="Cambria Math" w:eastAsia="SimSun" w:hAnsi="Cambria Math"/>
                    </w:rPr>
                    <m:t xml:space="preserve"> </m:t>
                  </w:ins>
                </m:r>
                <m:sSub>
                  <m:sSubPr>
                    <m:ctrlPr>
                      <w:ins w:id="333" w:author="Korea" w:date="2026-01-01T10:18:00Z">
                        <w:rPr>
                          <w:rFonts w:ascii="Cambria Math" w:eastAsia="SimSun" w:hAnsi="Cambria Math"/>
                        </w:rPr>
                      </w:ins>
                    </m:ctrlPr>
                  </m:sSubPr>
                  <m:e>
                    <m:r>
                      <w:ins w:id="334" w:author="Korea" w:date="2026-01-01T10:18:00Z">
                        <m:rPr>
                          <m:sty m:val="p"/>
                        </m:rPr>
                        <w:rPr>
                          <w:rFonts w:ascii="Cambria Math" w:eastAsia="SimSun" w:hAnsi="Cambria Math"/>
                        </w:rPr>
                        <m:t>μ</m:t>
                      </w:ins>
                    </m:r>
                  </m:e>
                  <m:sub>
                    <m:r>
                      <w:ins w:id="335" w:author="Korea" w:date="2026-01-01T10:18:00Z">
                        <m:rPr>
                          <m:sty m:val="p"/>
                        </m:rPr>
                        <w:rPr>
                          <w:rFonts w:ascii="Cambria Math" w:eastAsia="SimSun" w:hAnsi="Cambria Math"/>
                        </w:rPr>
                        <m:t>lgZSA</m:t>
                      </w:ins>
                    </m:r>
                  </m:sub>
                </m:sSub>
              </m:e>
            </m:d>
          </m:e>
          <m:sup>
            <m:r>
              <w:ins w:id="336" w:author="Korea" w:date="2026-01-01T10:18:00Z">
                <w:rPr>
                  <w:rFonts w:ascii="Cambria Math" w:eastAsia="SimSun" w:hAnsi="Cambria Math"/>
                </w:rPr>
                <m:t>T</m:t>
              </w:ins>
            </m:r>
          </m:sup>
        </m:sSup>
      </m:oMath>
      <w:ins w:id="337" w:author="Korea" w:date="2026-01-01T10:18:00Z">
        <w:r w:rsidRPr="005A5639">
          <w:rPr>
            <w:rFonts w:hint="eastAsia"/>
            <w:lang w:eastAsia="ko-KR"/>
          </w:rPr>
          <w:t xml:space="preserve"> </w:t>
        </w:r>
        <w:r w:rsidRPr="005A5639">
          <w:rPr>
            <w:lang w:eastAsia="ko-KR"/>
          </w:rPr>
          <w:t xml:space="preserve">and </w:t>
        </w:r>
      </w:ins>
      <m:oMath>
        <m:r>
          <w:ins w:id="338" w:author="Korea" w:date="2026-01-01T10:18:00Z">
            <m:rPr>
              <m:sty m:val="b"/>
            </m:rPr>
            <w:rPr>
              <w:rFonts w:ascii="Cambria Math" w:hAnsi="Cambria Math"/>
              <w:lang w:eastAsia="ko-KR"/>
            </w:rPr>
            <m:t>Σ</m:t>
          </w:ins>
        </m:r>
      </m:oMath>
      <w:ins w:id="339" w:author="Korea" w:date="2026-01-01T10:18:00Z">
        <w:r w:rsidRPr="005A5639">
          <w:rPr>
            <w:rFonts w:hint="eastAsia"/>
            <w:lang w:eastAsia="ko-KR"/>
          </w:rPr>
          <w:t xml:space="preserve"> </w:t>
        </w:r>
        <w:r w:rsidRPr="005A5639">
          <w:rPr>
            <w:lang w:eastAsia="ko-KR"/>
          </w:rPr>
          <w:t xml:space="preserve">is a diagonal matrix whose diagonal elements are </w:t>
        </w:r>
      </w:ins>
      <m:oMath>
        <m:sSub>
          <m:sSubPr>
            <m:ctrlPr>
              <w:ins w:id="340" w:author="Korea" w:date="2026-01-01T10:18:00Z">
                <w:rPr>
                  <w:rFonts w:ascii="Cambria Math" w:eastAsia="SimSun" w:hAnsi="Cambria Math"/>
                  <w:iCs/>
                </w:rPr>
              </w:ins>
            </m:ctrlPr>
          </m:sSubPr>
          <m:e>
            <m:r>
              <w:ins w:id="341" w:author="Korea" w:date="2026-01-01T10:18:00Z">
                <w:rPr>
                  <w:rFonts w:ascii="Cambria Math" w:eastAsia="SimSun" w:hAnsi="Cambria Math"/>
                </w:rPr>
                <m:t>σ</m:t>
              </w:ins>
            </m:r>
            <m:ctrlPr>
              <w:ins w:id="342" w:author="Korea" w:date="2026-01-01T10:18:00Z">
                <w:rPr>
                  <w:rFonts w:ascii="Cambria Math" w:eastAsia="SimSun" w:hAnsi="Cambria Math"/>
                </w:rPr>
              </w:ins>
            </m:ctrlPr>
          </m:e>
          <m:sub>
            <m:r>
              <w:ins w:id="343" w:author="Korea" w:date="2026-01-01T10:18:00Z">
                <w:rPr>
                  <w:rFonts w:ascii="Cambria Math" w:eastAsia="SimSun" w:hAnsi="Cambria Math"/>
                </w:rPr>
                <m:t>SF</m:t>
              </w:ins>
            </m:r>
          </m:sub>
        </m:sSub>
      </m:oMath>
      <w:ins w:id="344" w:author="Korea" w:date="2026-01-01T10:18:00Z">
        <w:r w:rsidRPr="005A5639">
          <w:rPr>
            <w:iCs/>
            <w:lang w:eastAsia="ko-KR"/>
          </w:rPr>
          <w:t xml:space="preserve">, </w:t>
        </w:r>
      </w:ins>
      <m:oMath>
        <m:sSub>
          <m:sSubPr>
            <m:ctrlPr>
              <w:ins w:id="345" w:author="Korea" w:date="2026-01-01T10:18:00Z">
                <w:rPr>
                  <w:rFonts w:ascii="Cambria Math" w:eastAsia="SimSun" w:hAnsi="Cambria Math"/>
                  <w:iCs/>
                </w:rPr>
              </w:ins>
            </m:ctrlPr>
          </m:sSubPr>
          <m:e>
            <m:r>
              <w:ins w:id="346" w:author="Korea" w:date="2026-01-01T10:18:00Z">
                <w:rPr>
                  <w:rFonts w:ascii="Cambria Math" w:eastAsia="SimSun" w:hAnsi="Cambria Math"/>
                </w:rPr>
                <m:t>σ</m:t>
              </w:ins>
            </m:r>
            <m:ctrlPr>
              <w:ins w:id="347" w:author="Korea" w:date="2026-01-01T10:18:00Z">
                <w:rPr>
                  <w:rFonts w:ascii="Cambria Math" w:eastAsia="SimSun" w:hAnsi="Cambria Math"/>
                </w:rPr>
              </w:ins>
            </m:ctrlPr>
          </m:e>
          <m:sub>
            <m:r>
              <w:ins w:id="348" w:author="Korea" w:date="2026-01-01T10:18:00Z">
                <w:rPr>
                  <w:rFonts w:ascii="Cambria Math" w:eastAsia="SimSun" w:hAnsi="Cambria Math"/>
                </w:rPr>
                <m:t>K</m:t>
              </w:ins>
            </m:r>
          </m:sub>
        </m:sSub>
      </m:oMath>
      <w:ins w:id="349" w:author="Korea" w:date="2026-01-01T10:18:00Z">
        <w:r w:rsidRPr="005A5639">
          <w:rPr>
            <w:rFonts w:hint="eastAsia"/>
            <w:iCs/>
            <w:lang w:eastAsia="ko-KR"/>
          </w:rPr>
          <w:t>,</w:t>
        </w:r>
        <w:r w:rsidRPr="005A5639">
          <w:rPr>
            <w:iCs/>
            <w:lang w:eastAsia="ko-KR"/>
          </w:rPr>
          <w:t xml:space="preserve"> </w:t>
        </w:r>
      </w:ins>
      <m:oMath>
        <m:sSub>
          <m:sSubPr>
            <m:ctrlPr>
              <w:ins w:id="350" w:author="Korea" w:date="2026-01-01T10:18:00Z">
                <w:rPr>
                  <w:rFonts w:ascii="Cambria Math" w:eastAsia="SimSun" w:hAnsi="Cambria Math"/>
                  <w:iCs/>
                </w:rPr>
              </w:ins>
            </m:ctrlPr>
          </m:sSubPr>
          <m:e>
            <m:r>
              <w:ins w:id="351" w:author="Korea" w:date="2026-01-01T10:18:00Z">
                <w:rPr>
                  <w:rFonts w:ascii="Cambria Math" w:eastAsia="SimSun" w:hAnsi="Cambria Math"/>
                </w:rPr>
                <m:t>σ</m:t>
              </w:ins>
            </m:r>
            <m:ctrlPr>
              <w:ins w:id="352" w:author="Korea" w:date="2026-01-01T10:18:00Z">
                <w:rPr>
                  <w:rFonts w:ascii="Cambria Math" w:eastAsia="SimSun" w:hAnsi="Cambria Math"/>
                </w:rPr>
              </w:ins>
            </m:ctrlPr>
          </m:e>
          <m:sub>
            <m:r>
              <w:ins w:id="353" w:author="Korea" w:date="2026-01-01T10:18:00Z">
                <m:rPr>
                  <m:sty m:val="p"/>
                </m:rPr>
                <w:rPr>
                  <w:rFonts w:ascii="Cambria Math" w:eastAsia="SimSun" w:hAnsi="Cambria Math"/>
                </w:rPr>
                <m:t>lgDS</m:t>
              </w:ins>
            </m:r>
          </m:sub>
        </m:sSub>
      </m:oMath>
      <w:ins w:id="354" w:author="Korea" w:date="2026-01-01T10:18:00Z">
        <w:r w:rsidRPr="005A5639">
          <w:rPr>
            <w:rFonts w:hint="eastAsia"/>
            <w:iCs/>
            <w:lang w:eastAsia="ko-KR"/>
          </w:rPr>
          <w:t>,</w:t>
        </w:r>
        <w:r w:rsidRPr="005A5639">
          <w:rPr>
            <w:iCs/>
            <w:lang w:eastAsia="ko-KR"/>
          </w:rPr>
          <w:t xml:space="preserve"> </w:t>
        </w:r>
      </w:ins>
      <m:oMath>
        <m:sSub>
          <m:sSubPr>
            <m:ctrlPr>
              <w:ins w:id="355" w:author="Korea" w:date="2026-01-01T10:18:00Z">
                <w:rPr>
                  <w:rFonts w:ascii="Cambria Math" w:eastAsia="SimSun" w:hAnsi="Cambria Math"/>
                  <w:iCs/>
                </w:rPr>
              </w:ins>
            </m:ctrlPr>
          </m:sSubPr>
          <m:e>
            <m:r>
              <w:ins w:id="356" w:author="Korea" w:date="2026-01-01T10:18:00Z">
                <w:rPr>
                  <w:rFonts w:ascii="Cambria Math" w:eastAsia="SimSun" w:hAnsi="Cambria Math"/>
                </w:rPr>
                <m:t>σ</m:t>
              </w:ins>
            </m:r>
            <m:ctrlPr>
              <w:ins w:id="357" w:author="Korea" w:date="2026-01-01T10:18:00Z">
                <w:rPr>
                  <w:rFonts w:ascii="Cambria Math" w:eastAsia="SimSun" w:hAnsi="Cambria Math"/>
                </w:rPr>
              </w:ins>
            </m:ctrlPr>
          </m:e>
          <m:sub>
            <m:r>
              <w:ins w:id="358" w:author="Korea" w:date="2026-01-01T10:18:00Z">
                <m:rPr>
                  <m:sty m:val="p"/>
                </m:rPr>
                <w:rPr>
                  <w:rFonts w:ascii="Cambria Math" w:eastAsia="SimSun" w:hAnsi="Cambria Math"/>
                </w:rPr>
                <m:t>lgASD</m:t>
              </w:ins>
            </m:r>
          </m:sub>
        </m:sSub>
      </m:oMath>
      <w:ins w:id="359" w:author="Korea" w:date="2026-01-01T10:18:00Z">
        <w:r w:rsidRPr="005A5639">
          <w:rPr>
            <w:rFonts w:hint="eastAsia"/>
            <w:iCs/>
            <w:lang w:eastAsia="ko-KR"/>
          </w:rPr>
          <w:t>,</w:t>
        </w:r>
        <w:r w:rsidRPr="005A5639">
          <w:rPr>
            <w:iCs/>
            <w:lang w:eastAsia="ko-KR"/>
          </w:rPr>
          <w:t xml:space="preserve"> </w:t>
        </w:r>
      </w:ins>
      <m:oMath>
        <m:sSub>
          <m:sSubPr>
            <m:ctrlPr>
              <w:ins w:id="360" w:author="Korea" w:date="2026-01-01T10:18:00Z">
                <w:rPr>
                  <w:rFonts w:ascii="Cambria Math" w:eastAsia="SimSun" w:hAnsi="Cambria Math"/>
                  <w:iCs/>
                </w:rPr>
              </w:ins>
            </m:ctrlPr>
          </m:sSubPr>
          <m:e>
            <m:r>
              <w:ins w:id="361" w:author="Korea" w:date="2026-01-01T10:18:00Z">
                <w:rPr>
                  <w:rFonts w:ascii="Cambria Math" w:eastAsia="SimSun" w:hAnsi="Cambria Math"/>
                </w:rPr>
                <m:t>σ</m:t>
              </w:ins>
            </m:r>
            <m:ctrlPr>
              <w:ins w:id="362" w:author="Korea" w:date="2026-01-01T10:18:00Z">
                <w:rPr>
                  <w:rFonts w:ascii="Cambria Math" w:eastAsia="SimSun" w:hAnsi="Cambria Math"/>
                </w:rPr>
              </w:ins>
            </m:ctrlPr>
          </m:e>
          <m:sub>
            <m:r>
              <w:ins w:id="363" w:author="Korea" w:date="2026-01-01T10:18:00Z">
                <m:rPr>
                  <m:sty m:val="p"/>
                </m:rPr>
                <w:rPr>
                  <w:rFonts w:ascii="Cambria Math" w:eastAsia="SimSun" w:hAnsi="Cambria Math"/>
                </w:rPr>
                <m:t>lgASA</m:t>
              </w:ins>
            </m:r>
          </m:sub>
        </m:sSub>
      </m:oMath>
      <w:ins w:id="364" w:author="Korea" w:date="2026-01-01T10:18:00Z">
        <w:r w:rsidRPr="005A5639">
          <w:rPr>
            <w:rFonts w:hint="eastAsia"/>
            <w:iCs/>
            <w:lang w:eastAsia="ko-KR"/>
          </w:rPr>
          <w:t>,</w:t>
        </w:r>
        <w:r w:rsidRPr="005A5639">
          <w:rPr>
            <w:iCs/>
            <w:lang w:eastAsia="ko-KR"/>
          </w:rPr>
          <w:t xml:space="preserve"> </w:t>
        </w:r>
      </w:ins>
      <m:oMath>
        <m:sSub>
          <m:sSubPr>
            <m:ctrlPr>
              <w:ins w:id="365" w:author="Korea" w:date="2026-01-01T10:18:00Z">
                <w:rPr>
                  <w:rFonts w:ascii="Cambria Math" w:eastAsia="SimSun" w:hAnsi="Cambria Math"/>
                  <w:iCs/>
                </w:rPr>
              </w:ins>
            </m:ctrlPr>
          </m:sSubPr>
          <m:e>
            <m:r>
              <w:ins w:id="366" w:author="Korea" w:date="2026-01-01T10:18:00Z">
                <w:rPr>
                  <w:rFonts w:ascii="Cambria Math" w:eastAsia="SimSun" w:hAnsi="Cambria Math"/>
                </w:rPr>
                <m:t>σ</m:t>
              </w:ins>
            </m:r>
            <m:ctrlPr>
              <w:ins w:id="367" w:author="Korea" w:date="2026-01-01T10:18:00Z">
                <w:rPr>
                  <w:rFonts w:ascii="Cambria Math" w:eastAsia="SimSun" w:hAnsi="Cambria Math"/>
                </w:rPr>
              </w:ins>
            </m:ctrlPr>
          </m:e>
          <m:sub>
            <m:r>
              <w:ins w:id="368" w:author="Korea" w:date="2026-01-01T10:18:00Z">
                <m:rPr>
                  <m:sty m:val="p"/>
                </m:rPr>
                <w:rPr>
                  <w:rFonts w:ascii="Cambria Math" w:eastAsia="SimSun" w:hAnsi="Cambria Math"/>
                </w:rPr>
                <m:t>lgZSD</m:t>
              </w:ins>
            </m:r>
          </m:sub>
        </m:sSub>
      </m:oMath>
      <w:ins w:id="369" w:author="Korea" w:date="2026-01-01T10:18:00Z">
        <w:r w:rsidRPr="005A5639">
          <w:rPr>
            <w:rFonts w:hint="eastAsia"/>
            <w:iCs/>
            <w:lang w:eastAsia="ko-KR"/>
          </w:rPr>
          <w:t>,</w:t>
        </w:r>
        <w:r w:rsidRPr="005A5639">
          <w:rPr>
            <w:iCs/>
            <w:lang w:eastAsia="ko-KR"/>
          </w:rPr>
          <w:t xml:space="preserve"> </w:t>
        </w:r>
        <w:r w:rsidRPr="005A5639">
          <w:rPr>
            <w:rFonts w:hint="eastAsia"/>
            <w:iCs/>
            <w:lang w:eastAsia="ko-KR"/>
          </w:rPr>
          <w:t>a</w:t>
        </w:r>
        <w:r w:rsidRPr="005A5639">
          <w:rPr>
            <w:iCs/>
            <w:lang w:eastAsia="ko-KR"/>
          </w:rPr>
          <w:t xml:space="preserve">nd </w:t>
        </w:r>
      </w:ins>
      <m:oMath>
        <m:sSub>
          <m:sSubPr>
            <m:ctrlPr>
              <w:ins w:id="370" w:author="Korea" w:date="2026-01-01T10:18:00Z">
                <w:rPr>
                  <w:rFonts w:ascii="Cambria Math" w:eastAsia="SimSun" w:hAnsi="Cambria Math"/>
                  <w:iCs/>
                </w:rPr>
              </w:ins>
            </m:ctrlPr>
          </m:sSubPr>
          <m:e>
            <m:r>
              <w:ins w:id="371" w:author="Korea" w:date="2026-01-01T10:18:00Z">
                <w:rPr>
                  <w:rFonts w:ascii="Cambria Math" w:eastAsia="SimSun" w:hAnsi="Cambria Math"/>
                </w:rPr>
                <m:t>σ</m:t>
              </w:ins>
            </m:r>
            <m:ctrlPr>
              <w:ins w:id="372" w:author="Korea" w:date="2026-01-01T10:18:00Z">
                <w:rPr>
                  <w:rFonts w:ascii="Cambria Math" w:eastAsia="SimSun" w:hAnsi="Cambria Math"/>
                </w:rPr>
              </w:ins>
            </m:ctrlPr>
          </m:e>
          <m:sub>
            <m:r>
              <w:ins w:id="373" w:author="Korea" w:date="2026-01-01T10:18:00Z">
                <m:rPr>
                  <m:sty m:val="p"/>
                </m:rPr>
                <w:rPr>
                  <w:rFonts w:ascii="Cambria Math" w:eastAsia="SimSun" w:hAnsi="Cambria Math"/>
                </w:rPr>
                <m:t>lgZSA</m:t>
              </w:ins>
            </m:r>
          </m:sub>
        </m:sSub>
      </m:oMath>
      <w:ins w:id="374" w:author="Korea" w:date="2026-01-01T10:18:00Z">
        <w:r w:rsidRPr="005A5639">
          <w:rPr>
            <w:rFonts w:hint="eastAsia"/>
            <w:iCs/>
            <w:lang w:eastAsia="ko-KR"/>
          </w:rPr>
          <w:t>.</w:t>
        </w:r>
      </w:ins>
    </w:p>
    <w:p w14:paraId="4AC34556" w14:textId="77777777" w:rsidR="005A5639" w:rsidRPr="005A5639" w:rsidRDefault="005A5639" w:rsidP="005A5639">
      <w:pPr>
        <w:numPr>
          <w:ilvl w:val="0"/>
          <w:numId w:val="27"/>
        </w:numPr>
        <w:ind w:leftChars="67" w:left="1289"/>
        <w:jc w:val="both"/>
        <w:rPr>
          <w:ins w:id="375" w:author="Korea" w:date="2026-01-01T10:19:00Z"/>
          <w:rFonts w:eastAsia="SimSun"/>
        </w:rPr>
      </w:pPr>
      <w:ins w:id="376" w:author="Korea" w:date="2026-01-01T10:19:00Z">
        <w:r w:rsidRPr="005A5639">
          <w:rPr>
            <w:rFonts w:hint="eastAsia"/>
            <w:lang w:eastAsia="ko-KR"/>
          </w:rPr>
          <w:lastRenderedPageBreak/>
          <w:t>C</w:t>
        </w:r>
        <w:r w:rsidRPr="005A5639">
          <w:rPr>
            <w:lang w:eastAsia="ko-KR"/>
          </w:rPr>
          <w:t xml:space="preserve">onvert the logarithmic large-scale parameters to linear scale as follows: </w:t>
        </w:r>
      </w:ins>
      <m:oMath>
        <m:r>
          <w:ins w:id="377" w:author="Korea" w:date="2026-01-01T10:19:00Z">
            <m:rPr>
              <m:sty m:val="p"/>
            </m:rPr>
            <w:rPr>
              <w:rFonts w:ascii="Cambria Math" w:hAnsi="Cambria Math"/>
              <w:lang w:eastAsia="ko-KR"/>
            </w:rPr>
            <m:t>DS=</m:t>
          </w:ins>
        </m:r>
        <m:sSup>
          <m:sSupPr>
            <m:ctrlPr>
              <w:ins w:id="378" w:author="Korea" w:date="2026-01-01T10:19:00Z">
                <w:rPr>
                  <w:rFonts w:ascii="Cambria Math" w:hAnsi="Cambria Math"/>
                  <w:lang w:eastAsia="ko-KR"/>
                </w:rPr>
              </w:ins>
            </m:ctrlPr>
          </m:sSupPr>
          <m:e>
            <m:r>
              <w:ins w:id="379" w:author="Korea" w:date="2026-01-01T10:19:00Z">
                <m:rPr>
                  <m:sty m:val="p"/>
                </m:rPr>
                <w:rPr>
                  <w:rFonts w:ascii="Cambria Math" w:hAnsi="Cambria Math"/>
                  <w:lang w:eastAsia="ko-KR"/>
                </w:rPr>
                <m:t>10</m:t>
              </w:ins>
            </m:r>
          </m:e>
          <m:sup>
            <m:r>
              <w:ins w:id="380" w:author="Korea" w:date="2026-01-01T10:19:00Z">
                <m:rPr>
                  <m:sty m:val="p"/>
                </m:rPr>
                <w:rPr>
                  <w:rFonts w:ascii="Cambria Math" w:eastAsia="SimSun" w:hAnsi="Cambria Math"/>
                </w:rPr>
                <m:t>lgDS</m:t>
              </w:ins>
            </m:r>
          </m:sup>
        </m:sSup>
      </m:oMath>
      <w:ins w:id="381" w:author="Korea" w:date="2026-01-01T10:19:00Z">
        <w:r w:rsidRPr="005A5639">
          <w:rPr>
            <w:rFonts w:hint="eastAsia"/>
            <w:lang w:eastAsia="ko-KR"/>
          </w:rPr>
          <w:t>,</w:t>
        </w:r>
        <w:r w:rsidRPr="005A5639">
          <w:rPr>
            <w:lang w:eastAsia="ko-KR"/>
          </w:rPr>
          <w:t xml:space="preserve"> </w:t>
        </w:r>
      </w:ins>
      <m:oMath>
        <m:r>
          <w:ins w:id="382" w:author="Korea" w:date="2026-01-01T10:19:00Z">
            <m:rPr>
              <m:sty m:val="p"/>
            </m:rPr>
            <w:rPr>
              <w:rFonts w:ascii="Cambria Math" w:hAnsi="Cambria Math"/>
              <w:lang w:eastAsia="ko-KR"/>
            </w:rPr>
            <m:t>ASD=</m:t>
          </w:ins>
        </m:r>
        <m:sSup>
          <m:sSupPr>
            <m:ctrlPr>
              <w:ins w:id="383" w:author="Korea" w:date="2026-01-01T10:19:00Z">
                <w:rPr>
                  <w:rFonts w:ascii="Cambria Math" w:hAnsi="Cambria Math"/>
                  <w:lang w:eastAsia="ko-KR"/>
                </w:rPr>
              </w:ins>
            </m:ctrlPr>
          </m:sSupPr>
          <m:e>
            <m:r>
              <w:ins w:id="384" w:author="Korea" w:date="2026-01-01T10:19:00Z">
                <m:rPr>
                  <m:sty m:val="p"/>
                </m:rPr>
                <w:rPr>
                  <w:rFonts w:ascii="Cambria Math" w:hAnsi="Cambria Math"/>
                  <w:lang w:eastAsia="ko-KR"/>
                </w:rPr>
                <m:t>10</m:t>
              </w:ins>
            </m:r>
          </m:e>
          <m:sup>
            <m:r>
              <w:ins w:id="385" w:author="Korea" w:date="2026-01-01T10:19:00Z">
                <m:rPr>
                  <m:sty m:val="p"/>
                </m:rPr>
                <w:rPr>
                  <w:rFonts w:ascii="Cambria Math" w:eastAsia="SimSun" w:hAnsi="Cambria Math"/>
                </w:rPr>
                <m:t>lgASD</m:t>
              </w:ins>
            </m:r>
          </m:sup>
        </m:sSup>
      </m:oMath>
      <w:ins w:id="386" w:author="Korea" w:date="2026-01-01T10:19:00Z">
        <w:r w:rsidRPr="005A5639">
          <w:rPr>
            <w:rFonts w:hint="eastAsia"/>
            <w:lang w:eastAsia="ko-KR"/>
          </w:rPr>
          <w:t>,</w:t>
        </w:r>
        <w:r w:rsidRPr="005A5639">
          <w:rPr>
            <w:lang w:eastAsia="ko-KR"/>
          </w:rPr>
          <w:t xml:space="preserve"> </w:t>
        </w:r>
      </w:ins>
      <m:oMath>
        <m:r>
          <w:ins w:id="387" w:author="Korea" w:date="2026-01-01T10:19:00Z">
            <m:rPr>
              <m:sty m:val="p"/>
            </m:rPr>
            <w:rPr>
              <w:rFonts w:ascii="Cambria Math" w:hAnsi="Cambria Math"/>
              <w:lang w:eastAsia="ko-KR"/>
            </w:rPr>
            <m:t>ASA=</m:t>
          </w:ins>
        </m:r>
        <m:sSup>
          <m:sSupPr>
            <m:ctrlPr>
              <w:ins w:id="388" w:author="Korea" w:date="2026-01-01T10:19:00Z">
                <w:rPr>
                  <w:rFonts w:ascii="Cambria Math" w:hAnsi="Cambria Math"/>
                  <w:lang w:eastAsia="ko-KR"/>
                </w:rPr>
              </w:ins>
            </m:ctrlPr>
          </m:sSupPr>
          <m:e>
            <m:r>
              <w:ins w:id="389" w:author="Korea" w:date="2026-01-01T10:19:00Z">
                <m:rPr>
                  <m:sty m:val="p"/>
                </m:rPr>
                <w:rPr>
                  <w:rFonts w:ascii="Cambria Math" w:hAnsi="Cambria Math"/>
                  <w:lang w:eastAsia="ko-KR"/>
                </w:rPr>
                <m:t>10</m:t>
              </w:ins>
            </m:r>
          </m:e>
          <m:sup>
            <m:r>
              <w:ins w:id="390" w:author="Korea" w:date="2026-01-01T10:19:00Z">
                <m:rPr>
                  <m:sty m:val="p"/>
                </m:rPr>
                <w:rPr>
                  <w:rFonts w:ascii="Cambria Math" w:eastAsia="SimSun" w:hAnsi="Cambria Math"/>
                </w:rPr>
                <m:t>lgASA</m:t>
              </w:ins>
            </m:r>
          </m:sup>
        </m:sSup>
      </m:oMath>
      <w:ins w:id="391" w:author="Korea" w:date="2026-01-01T10:19:00Z">
        <w:r w:rsidRPr="005A5639">
          <w:rPr>
            <w:rFonts w:hint="eastAsia"/>
            <w:lang w:eastAsia="ko-KR"/>
          </w:rPr>
          <w:t>,</w:t>
        </w:r>
        <w:r w:rsidRPr="005A5639">
          <w:rPr>
            <w:lang w:eastAsia="ko-KR"/>
          </w:rPr>
          <w:t xml:space="preserve"> </w:t>
        </w:r>
      </w:ins>
      <m:oMath>
        <m:r>
          <w:ins w:id="392" w:author="Korea" w:date="2026-01-01T10:19:00Z">
            <m:rPr>
              <m:sty m:val="p"/>
            </m:rPr>
            <w:rPr>
              <w:rFonts w:ascii="Cambria Math" w:hAnsi="Cambria Math"/>
              <w:lang w:eastAsia="ko-KR"/>
            </w:rPr>
            <m:t>ZSD=</m:t>
          </w:ins>
        </m:r>
        <m:sSup>
          <m:sSupPr>
            <m:ctrlPr>
              <w:ins w:id="393" w:author="Korea" w:date="2026-01-01T10:19:00Z">
                <w:rPr>
                  <w:rFonts w:ascii="Cambria Math" w:hAnsi="Cambria Math"/>
                  <w:lang w:eastAsia="ko-KR"/>
                </w:rPr>
              </w:ins>
            </m:ctrlPr>
          </m:sSupPr>
          <m:e>
            <m:r>
              <w:ins w:id="394" w:author="Korea" w:date="2026-01-01T10:19:00Z">
                <m:rPr>
                  <m:sty m:val="p"/>
                </m:rPr>
                <w:rPr>
                  <w:rFonts w:ascii="Cambria Math" w:hAnsi="Cambria Math"/>
                  <w:lang w:eastAsia="ko-KR"/>
                </w:rPr>
                <m:t>10</m:t>
              </w:ins>
            </m:r>
          </m:e>
          <m:sup>
            <m:r>
              <w:ins w:id="395" w:author="Korea" w:date="2026-01-01T10:19:00Z">
                <m:rPr>
                  <m:sty m:val="p"/>
                </m:rPr>
                <w:rPr>
                  <w:rFonts w:ascii="Cambria Math" w:eastAsia="SimSun" w:hAnsi="Cambria Math"/>
                </w:rPr>
                <m:t>lgZSD</m:t>
              </w:ins>
            </m:r>
          </m:sup>
        </m:sSup>
      </m:oMath>
      <w:ins w:id="396" w:author="Korea" w:date="2026-01-01T10:19:00Z">
        <w:r w:rsidRPr="005A5639">
          <w:rPr>
            <w:rFonts w:hint="eastAsia"/>
            <w:lang w:eastAsia="ko-KR"/>
          </w:rPr>
          <w:t>,</w:t>
        </w:r>
        <w:r w:rsidRPr="005A5639">
          <w:rPr>
            <w:lang w:eastAsia="ko-KR"/>
          </w:rPr>
          <w:t xml:space="preserve"> and </w:t>
        </w:r>
      </w:ins>
      <m:oMath>
        <m:r>
          <w:ins w:id="397" w:author="Korea" w:date="2026-01-01T10:19:00Z">
            <m:rPr>
              <m:sty m:val="p"/>
            </m:rPr>
            <w:rPr>
              <w:rFonts w:ascii="Cambria Math" w:hAnsi="Cambria Math"/>
              <w:lang w:eastAsia="ko-KR"/>
            </w:rPr>
            <m:t>ZSA=</m:t>
          </w:ins>
        </m:r>
        <m:sSup>
          <m:sSupPr>
            <m:ctrlPr>
              <w:ins w:id="398" w:author="Korea" w:date="2026-01-01T10:19:00Z">
                <w:rPr>
                  <w:rFonts w:ascii="Cambria Math" w:hAnsi="Cambria Math"/>
                  <w:lang w:eastAsia="ko-KR"/>
                </w:rPr>
              </w:ins>
            </m:ctrlPr>
          </m:sSupPr>
          <m:e>
            <m:r>
              <w:ins w:id="399" w:author="Korea" w:date="2026-01-01T10:19:00Z">
                <m:rPr>
                  <m:sty m:val="p"/>
                </m:rPr>
                <w:rPr>
                  <w:rFonts w:ascii="Cambria Math" w:hAnsi="Cambria Math"/>
                  <w:lang w:eastAsia="ko-KR"/>
                </w:rPr>
                <m:t>10</m:t>
              </w:ins>
            </m:r>
          </m:e>
          <m:sup>
            <m:r>
              <w:ins w:id="400" w:author="Korea" w:date="2026-01-01T10:19:00Z">
                <m:rPr>
                  <m:sty m:val="p"/>
                </m:rPr>
                <w:rPr>
                  <w:rFonts w:ascii="Cambria Math" w:eastAsia="SimSun" w:hAnsi="Cambria Math"/>
                </w:rPr>
                <m:t>lgZSA</m:t>
              </w:ins>
            </m:r>
          </m:sup>
        </m:sSup>
      </m:oMath>
      <w:ins w:id="401" w:author="Korea" w:date="2026-01-01T10:19:00Z">
        <w:r w:rsidRPr="005A5639">
          <w:rPr>
            <w:rFonts w:hint="eastAsia"/>
            <w:lang w:eastAsia="ko-KR"/>
          </w:rPr>
          <w:t>.</w:t>
        </w:r>
      </w:ins>
    </w:p>
    <w:p w14:paraId="4047CEE8" w14:textId="77777777" w:rsidR="005A5639" w:rsidRPr="005A5639" w:rsidRDefault="005A5639" w:rsidP="005A5639">
      <w:pPr>
        <w:jc w:val="both"/>
        <w:rPr>
          <w:rFonts w:eastAsia="맑은 고딕"/>
          <w:iCs/>
          <w:lang w:eastAsia="ko-KR"/>
          <w:rPrChange w:id="402" w:author="Korea" w:date="2026-01-01T10:18:00Z">
            <w:rPr>
              <w:rFonts w:eastAsia="SimSun"/>
            </w:rPr>
          </w:rPrChange>
        </w:rPr>
      </w:pPr>
    </w:p>
    <w:p w14:paraId="1DD96BE1" w14:textId="77777777" w:rsidR="005A5639" w:rsidRPr="005A5639" w:rsidRDefault="005A5639" w:rsidP="005A5639">
      <w:pPr>
        <w:jc w:val="both"/>
        <w:rPr>
          <w:rFonts w:eastAsia="맑은 고딕"/>
          <w:lang w:eastAsia="ko-KR"/>
        </w:rPr>
      </w:pPr>
      <w:r w:rsidRPr="005A5639">
        <w:rPr>
          <w:rFonts w:eastAsia="SimSun"/>
          <w:lang w:eastAsia="ko-KR"/>
        </w:rPr>
        <w:t xml:space="preserve">These </w:t>
      </w:r>
      <w:r w:rsidRPr="005A5639">
        <w:rPr>
          <w:rFonts w:eastAsia="SimSun"/>
        </w:rPr>
        <w:t xml:space="preserve">LSPs for </w:t>
      </w:r>
      <w:r w:rsidRPr="005A5639">
        <w:rPr>
          <w:rFonts w:eastAsia="SimSun"/>
          <w:lang w:eastAsia="ko-KR"/>
        </w:rPr>
        <w:t xml:space="preserve">different BS-UT </w:t>
      </w:r>
      <w:r w:rsidRPr="005A5639">
        <w:rPr>
          <w:rFonts w:eastAsia="SimSun"/>
        </w:rPr>
        <w:t>links are uncorrelated</w:t>
      </w:r>
      <w:r w:rsidRPr="005A5639">
        <w:rPr>
          <w:rFonts w:eastAsia="SimSun"/>
          <w:lang w:eastAsia="ko-KR"/>
        </w:rPr>
        <w:t>, but the LSPs for links from co-sited TRxPs to a UT are the same. In addition, these LSPs for the links of UTs on different floors are uncorrelated</w:t>
      </w:r>
      <w:r w:rsidRPr="005A5639">
        <w:rPr>
          <w:rFonts w:eastAsia="SimSun"/>
          <w:lang w:eastAsia="zh-CN"/>
        </w:rPr>
        <w:t>.</w:t>
      </w:r>
    </w:p>
    <w:p w14:paraId="390C6929" w14:textId="77777777" w:rsidR="005A5639" w:rsidRPr="005A5639" w:rsidRDefault="005A5639" w:rsidP="005A5639">
      <w:pPr>
        <w:jc w:val="both"/>
        <w:rPr>
          <w:rFonts w:eastAsia="SimSun"/>
        </w:rPr>
      </w:pPr>
      <w:r w:rsidRPr="005A5639">
        <w:rPr>
          <w:rFonts w:eastAsia="SimSun"/>
        </w:rPr>
        <w:t xml:space="preserve">Limit random RMS azimuth arrival and azimuth departure spread values to 104 degrees, i.e. </w:t>
      </w:r>
      <w:del w:id="403" w:author="Korea" w:date="2026-01-11T16:54:00Z">
        <w:r w:rsidRPr="005A5639" w:rsidDel="00664C80">
          <w:rPr>
            <w:rFonts w:ascii="Symbol" w:eastAsia="SimSun" w:hAnsi="Symbol"/>
            <w:iCs/>
          </w:rPr>
          <w:delText></w:delText>
        </w:r>
        <w:r w:rsidRPr="005A5639" w:rsidDel="00664C80">
          <w:rPr>
            <w:rFonts w:eastAsia="SimSun"/>
            <w:i/>
            <w:vertAlign w:val="subscript"/>
          </w:rPr>
          <w:delText>ASA</w:delText>
        </w:r>
      </w:del>
      <w:ins w:id="404" w:author="Korea" w:date="2026-01-11T16:55:00Z">
        <w:r w:rsidRPr="005A5639">
          <w:rPr>
            <w:rFonts w:eastAsia="맑은 고딕" w:hint="eastAsia"/>
            <w:iCs/>
            <w:lang w:eastAsia="ko-KR"/>
          </w:rPr>
          <w:t>ASA</w:t>
        </w:r>
      </w:ins>
      <w:r w:rsidRPr="005A5639">
        <w:rPr>
          <w:rFonts w:eastAsia="SimSun"/>
          <w:i/>
          <w:vertAlign w:val="subscript"/>
        </w:rPr>
        <w:t xml:space="preserve"> </w:t>
      </w:r>
      <w:r w:rsidRPr="005A5639">
        <w:rPr>
          <w:rFonts w:eastAsia="SimSun"/>
        </w:rPr>
        <w:t>= min(</w:t>
      </w:r>
      <w:ins w:id="405" w:author="Korea" w:date="2026-01-11T16:56:00Z">
        <w:r w:rsidRPr="005A5639">
          <w:rPr>
            <w:rFonts w:eastAsia="맑은 고딕" w:hint="eastAsia"/>
            <w:iCs/>
            <w:lang w:eastAsia="ko-KR"/>
          </w:rPr>
          <w:t>ASA</w:t>
        </w:r>
      </w:ins>
      <w:del w:id="406" w:author="Korea" w:date="2026-01-11T16:56:00Z">
        <w:r w:rsidRPr="005A5639" w:rsidDel="00664C80">
          <w:rPr>
            <w:rFonts w:ascii="Symbol" w:eastAsia="SimSun" w:hAnsi="Symbol"/>
            <w:iCs/>
          </w:rPr>
          <w:delText></w:delText>
        </w:r>
        <w:r w:rsidRPr="005A5639" w:rsidDel="00664C80">
          <w:rPr>
            <w:rFonts w:eastAsia="SimSun"/>
            <w:i/>
            <w:vertAlign w:val="subscript"/>
          </w:rPr>
          <w:delText>ASA</w:delText>
        </w:r>
      </w:del>
      <w:r w:rsidRPr="005A5639">
        <w:rPr>
          <w:rFonts w:eastAsia="SimSun"/>
          <w:i/>
          <w:vertAlign w:val="subscript"/>
        </w:rPr>
        <w:t xml:space="preserve"> </w:t>
      </w:r>
      <w:r w:rsidRPr="005A5639">
        <w:rPr>
          <w:rFonts w:eastAsia="SimSun"/>
        </w:rPr>
        <w:t xml:space="preserve">,104), </w:t>
      </w:r>
      <w:ins w:id="407" w:author="Korea" w:date="2026-01-11T16:56:00Z">
        <w:r w:rsidRPr="005A5639">
          <w:rPr>
            <w:rFonts w:eastAsia="맑은 고딕" w:hint="eastAsia"/>
            <w:iCs/>
            <w:lang w:eastAsia="ko-KR"/>
          </w:rPr>
          <w:t>ASD</w:t>
        </w:r>
      </w:ins>
      <w:del w:id="408" w:author="Korea" w:date="2026-01-11T16:56:00Z">
        <w:r w:rsidRPr="005A5639" w:rsidDel="00664C80">
          <w:rPr>
            <w:rFonts w:ascii="Symbol" w:eastAsia="SimSun" w:hAnsi="Symbol"/>
            <w:iCs/>
          </w:rPr>
          <w:delText></w:delText>
        </w:r>
        <w:r w:rsidRPr="005A5639" w:rsidDel="00664C80">
          <w:rPr>
            <w:rFonts w:eastAsia="SimSun"/>
            <w:i/>
            <w:vertAlign w:val="subscript"/>
          </w:rPr>
          <w:delText xml:space="preserve">ASD </w:delText>
        </w:r>
      </w:del>
      <w:r w:rsidRPr="005A5639">
        <w:rPr>
          <w:rFonts w:eastAsia="SimSun"/>
        </w:rPr>
        <w:t>=min(</w:t>
      </w:r>
      <w:ins w:id="409" w:author="Korea" w:date="2026-01-11T16:56:00Z">
        <w:r w:rsidRPr="005A5639">
          <w:rPr>
            <w:rFonts w:eastAsia="맑은 고딕" w:hint="eastAsia"/>
            <w:iCs/>
            <w:lang w:eastAsia="ko-KR"/>
          </w:rPr>
          <w:t>ASD</w:t>
        </w:r>
      </w:ins>
      <w:del w:id="410" w:author="Korea" w:date="2026-01-11T16:56:00Z">
        <w:r w:rsidRPr="005A5639" w:rsidDel="00664C80">
          <w:rPr>
            <w:rFonts w:ascii="Symbol" w:eastAsia="SimSun" w:hAnsi="Symbol"/>
            <w:iCs/>
          </w:rPr>
          <w:delText></w:delText>
        </w:r>
        <w:r w:rsidRPr="005A5639" w:rsidDel="00664C80">
          <w:rPr>
            <w:rFonts w:eastAsia="SimSun"/>
            <w:i/>
            <w:vertAlign w:val="subscript"/>
          </w:rPr>
          <w:delText>ASD</w:delText>
        </w:r>
      </w:del>
      <w:r w:rsidRPr="005A5639">
        <w:rPr>
          <w:rFonts w:eastAsia="SimSun"/>
        </w:rPr>
        <w:t xml:space="preserve">,104). Limit random RMS zenith arrival and zenith departure spread values to 52 degrees, i.e. </w:t>
      </w:r>
      <w:ins w:id="411" w:author="Korea" w:date="2026-01-11T16:56:00Z">
        <w:r w:rsidRPr="005A5639">
          <w:rPr>
            <w:rFonts w:eastAsia="맑은 고딕" w:hint="eastAsia"/>
            <w:iCs/>
            <w:lang w:eastAsia="ko-KR"/>
          </w:rPr>
          <w:t>ZSA</w:t>
        </w:r>
      </w:ins>
      <w:del w:id="412" w:author="Korea" w:date="2026-01-11T16:56:00Z">
        <w:r w:rsidRPr="005A5639" w:rsidDel="00664C80">
          <w:rPr>
            <w:rFonts w:ascii="Symbol" w:eastAsia="SimSun" w:hAnsi="Symbol"/>
            <w:iCs/>
          </w:rPr>
          <w:delText></w:delText>
        </w:r>
        <w:r w:rsidRPr="005A5639" w:rsidDel="00664C80">
          <w:rPr>
            <w:rFonts w:eastAsia="SimSun"/>
            <w:i/>
            <w:vertAlign w:val="subscript"/>
          </w:rPr>
          <w:delText>ZSA</w:delText>
        </w:r>
      </w:del>
      <w:r w:rsidRPr="005A5639">
        <w:rPr>
          <w:rFonts w:eastAsia="SimSun"/>
        </w:rPr>
        <w:t>= min(</w:t>
      </w:r>
      <w:ins w:id="413" w:author="Korea" w:date="2026-01-11T16:58:00Z">
        <w:r w:rsidRPr="005A5639">
          <w:rPr>
            <w:rFonts w:eastAsia="맑은 고딕" w:hint="eastAsia"/>
            <w:lang w:eastAsia="ko-KR"/>
          </w:rPr>
          <w:t>ZSA</w:t>
        </w:r>
      </w:ins>
      <w:del w:id="414" w:author="Korea" w:date="2026-01-11T16:57:00Z">
        <w:r w:rsidRPr="005A5639" w:rsidDel="00664C80">
          <w:rPr>
            <w:rFonts w:ascii="Symbol" w:eastAsia="SimSun" w:hAnsi="Symbol"/>
            <w:iCs/>
          </w:rPr>
          <w:delText></w:delText>
        </w:r>
        <w:r w:rsidRPr="005A5639" w:rsidDel="00664C80">
          <w:rPr>
            <w:rFonts w:eastAsia="SimSun"/>
            <w:i/>
            <w:vertAlign w:val="subscript"/>
          </w:rPr>
          <w:delText xml:space="preserve">ZSA </w:delText>
        </w:r>
      </w:del>
      <w:r w:rsidRPr="005A5639">
        <w:rPr>
          <w:rFonts w:eastAsia="SimSun"/>
        </w:rPr>
        <w:t xml:space="preserve">,52), </w:t>
      </w:r>
      <w:ins w:id="415" w:author="Korea" w:date="2026-01-11T16:57:00Z">
        <w:r w:rsidRPr="005A5639">
          <w:rPr>
            <w:rFonts w:eastAsia="맑은 고딕" w:hint="eastAsia"/>
            <w:iCs/>
            <w:lang w:eastAsia="ko-KR"/>
          </w:rPr>
          <w:t>ZSD</w:t>
        </w:r>
      </w:ins>
      <w:del w:id="416" w:author="Korea" w:date="2026-01-11T16:57:00Z">
        <w:r w:rsidRPr="005A5639" w:rsidDel="00664C80">
          <w:rPr>
            <w:rFonts w:ascii="Symbol" w:eastAsia="SimSun" w:hAnsi="Symbol"/>
            <w:iCs/>
          </w:rPr>
          <w:delText></w:delText>
        </w:r>
        <w:r w:rsidRPr="005A5639" w:rsidDel="00664C80">
          <w:rPr>
            <w:rFonts w:eastAsia="SimSun"/>
            <w:i/>
            <w:vertAlign w:val="subscript"/>
          </w:rPr>
          <w:delText>ZSD</w:delText>
        </w:r>
      </w:del>
      <w:r w:rsidRPr="005A5639">
        <w:rPr>
          <w:rFonts w:eastAsia="SimSun"/>
        </w:rPr>
        <w:t>= min(</w:t>
      </w:r>
      <w:ins w:id="417" w:author="Korea" w:date="2026-01-11T16:57:00Z">
        <w:r w:rsidRPr="005A5639">
          <w:rPr>
            <w:rFonts w:eastAsia="맑은 고딕" w:hint="eastAsia"/>
            <w:iCs/>
            <w:lang w:eastAsia="ko-KR"/>
          </w:rPr>
          <w:t>ZSD</w:t>
        </w:r>
      </w:ins>
      <w:del w:id="418" w:author="Korea" w:date="2026-01-11T16:57:00Z">
        <w:r w:rsidRPr="005A5639" w:rsidDel="00664C80">
          <w:rPr>
            <w:rFonts w:ascii="Symbol" w:eastAsia="SimSun" w:hAnsi="Symbol"/>
            <w:iCs/>
          </w:rPr>
          <w:delText></w:delText>
        </w:r>
        <w:r w:rsidRPr="005A5639" w:rsidDel="00664C80">
          <w:rPr>
            <w:rFonts w:eastAsia="SimSun"/>
            <w:i/>
            <w:vertAlign w:val="subscript"/>
          </w:rPr>
          <w:delText xml:space="preserve">ZSD </w:delText>
        </w:r>
      </w:del>
      <w:r w:rsidRPr="005A5639">
        <w:rPr>
          <w:rFonts w:eastAsia="SimSun"/>
        </w:rPr>
        <w:t>,52).</w:t>
      </w:r>
      <w:del w:id="419" w:author="Korea" w:date="2025-12-12T02:17:00Z">
        <w:r w:rsidRPr="005A5639" w:rsidDel="00697826">
          <w:rPr>
            <w:rFonts w:hint="eastAsia"/>
            <w:lang w:eastAsia="zh-CN"/>
          </w:rPr>
          <w:delText>]</w:delText>
        </w:r>
      </w:del>
    </w:p>
    <w:p w14:paraId="2C2B1C3E" w14:textId="77777777" w:rsidR="005A5639" w:rsidRPr="005A5639" w:rsidRDefault="005A5639" w:rsidP="005A5639">
      <w:pPr>
        <w:keepNext/>
        <w:keepLines/>
        <w:spacing w:before="200"/>
        <w:ind w:left="1134" w:hanging="1134"/>
        <w:jc w:val="both"/>
        <w:outlineLvl w:val="1"/>
        <w:rPr>
          <w:rFonts w:eastAsia="맑은 고딕"/>
          <w:b/>
          <w:lang w:eastAsia="ko-KR"/>
        </w:rPr>
      </w:pPr>
      <w:r w:rsidRPr="005A5639">
        <w:rPr>
          <w:rFonts w:eastAsia="SimSun"/>
          <w:b/>
        </w:rPr>
        <w:t>4.3</w:t>
      </w:r>
      <w:r w:rsidRPr="005A5639">
        <w:rPr>
          <w:rFonts w:eastAsia="SimSun"/>
          <w:b/>
        </w:rPr>
        <w:tab/>
        <w:t xml:space="preserve">Small scale </w:t>
      </w:r>
      <w:r w:rsidRPr="005A5639">
        <w:rPr>
          <w:rFonts w:eastAsia="SimSun"/>
          <w:b/>
          <w:lang w:eastAsia="zh-CN"/>
        </w:rPr>
        <w:t>parameter generation</w:t>
      </w:r>
    </w:p>
    <w:p w14:paraId="0CE741E8" w14:textId="77777777" w:rsidR="005A5639" w:rsidRPr="005A5639" w:rsidRDefault="005A5639" w:rsidP="005A5639">
      <w:pPr>
        <w:jc w:val="both"/>
        <w:rPr>
          <w:rFonts w:eastAsia="SimSun"/>
          <w:lang w:eastAsia="ko-KR"/>
        </w:rPr>
      </w:pPr>
      <w:r w:rsidRPr="005A5639">
        <w:rPr>
          <w:rFonts w:hint="eastAsia"/>
          <w:lang w:eastAsia="ko-KR"/>
        </w:rPr>
        <w:t>[</w:t>
      </w:r>
      <w:r w:rsidRPr="005A5639">
        <w:rPr>
          <w:lang w:eastAsia="ko-KR"/>
        </w:rPr>
        <w:t>…</w:t>
      </w:r>
      <w:r w:rsidRPr="005A5639">
        <w:rPr>
          <w:rFonts w:hint="eastAsia"/>
          <w:lang w:eastAsia="ko-KR"/>
        </w:rPr>
        <w:t>]</w:t>
      </w:r>
    </w:p>
    <w:p w14:paraId="1ED80A6B" w14:textId="77777777" w:rsidR="005A5639" w:rsidRPr="005A5639" w:rsidRDefault="005A5639" w:rsidP="005A5639">
      <w:pPr>
        <w:rPr>
          <w:lang w:eastAsia="ko-KR"/>
        </w:rPr>
      </w:pPr>
    </w:p>
    <w:p w14:paraId="3FED59AB" w14:textId="77777777" w:rsidR="002B743A" w:rsidRPr="00F53C1D" w:rsidRDefault="002B743A" w:rsidP="002B743A">
      <w:pPr>
        <w:jc w:val="center"/>
        <w:rPr>
          <w:lang w:eastAsia="ko-KR"/>
        </w:rPr>
      </w:pPr>
      <w:r w:rsidRPr="00F53C1D">
        <w:t>______________</w:t>
      </w:r>
    </w:p>
    <w:p w14:paraId="0D494B11" w14:textId="77777777" w:rsidR="00F5684D" w:rsidRPr="005A5639" w:rsidRDefault="00F5684D" w:rsidP="005A5639">
      <w:pPr>
        <w:pStyle w:val="ace-line"/>
        <w:rPr>
          <w:snapToGrid w:val="0"/>
        </w:rPr>
      </w:pPr>
    </w:p>
    <w:sectPr w:rsidR="00F5684D" w:rsidRPr="005A5639" w:rsidSect="00A14E33">
      <w:headerReference w:type="even" r:id="rId11"/>
      <w:headerReference w:type="default" r:id="rId12"/>
      <w:footerReference w:type="even" r:id="rId13"/>
      <w:footerReference w:type="default" r:id="rId14"/>
      <w:headerReference w:type="first" r:id="rId15"/>
      <w:footerReference w:type="first" r:id="rId16"/>
      <w:pgSz w:w="11907" w:h="16834"/>
      <w:pgMar w:top="1418" w:right="1134" w:bottom="1134" w:left="113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B72EF" w14:textId="77777777" w:rsidR="008E0754" w:rsidRDefault="008E0754">
      <w:r>
        <w:separator/>
      </w:r>
    </w:p>
  </w:endnote>
  <w:endnote w:type="continuationSeparator" w:id="0">
    <w:p w14:paraId="558BFE4D" w14:textId="77777777" w:rsidR="008E0754" w:rsidRDefault="008E07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0"/>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ZapfDingbats">
    <w:altName w:val="Wingdings"/>
    <w:panose1 w:val="020B0604020202020204"/>
    <w:charset w:val="00"/>
    <w:family w:val="roman"/>
    <w:pitch w:val="default"/>
    <w:sig w:usb0="00000000" w:usb1="00000000" w:usb2="00000000" w:usb3="00000000" w:csb0="00000001" w:csb1="00000000"/>
  </w:font>
  <w:font w:name="CG Times">
    <w:altName w:val="Times New Roman"/>
    <w:panose1 w:val="020B0604020202020204"/>
    <w:charset w:val="00"/>
    <w:family w:val="roman"/>
    <w:pitch w:val="variable"/>
    <w:sig w:usb0="00000007" w:usb1="00000000" w:usb2="00000000" w:usb3="00000000" w:csb0="00000093"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roman"/>
    <w:pitch w:val="variable"/>
    <w:sig w:usb0="00003A87" w:usb1="00000000" w:usb2="00000000" w:usb3="00000000" w:csb0="000000FF" w:csb1="00000000"/>
  </w:font>
  <w:font w:name="Verdana">
    <w:panose1 w:val="020B0604030504040204"/>
    <w:charset w:val="00"/>
    <w:family w:val="swiss"/>
    <w:pitch w:val="variable"/>
    <w:sig w:usb0="A10006FF" w:usb1="4000205B" w:usb2="00000010" w:usb3="00000000" w:csb0="0000019F" w:csb1="00000000"/>
  </w:font>
  <w:font w:name="바탕체">
    <w:altName w:val="BatangChe"/>
    <w:panose1 w:val="02030609000101010101"/>
    <w:charset w:val="81"/>
    <w:family w:val="modern"/>
    <w:pitch w:val="fixed"/>
    <w:sig w:usb0="B00002AF" w:usb1="69D77CFB" w:usb2="00000030" w:usb3="00000000" w:csb0="0008009F" w:csb1="00000000"/>
  </w:font>
  <w:font w:name="Times">
    <w:altName w:val="Sylfaen"/>
    <w:panose1 w:val="00000500000000020000"/>
    <w:charset w:val="00"/>
    <w:family w:val="roman"/>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맑은 고딕">
    <w:panose1 w:val="020B0503020000020004"/>
    <w:charset w:val="81"/>
    <w:family w:val="swiss"/>
    <w:pitch w:val="variable"/>
    <w:sig w:usb0="9000002F" w:usb1="29D77CFB" w:usb2="00000012" w:usb3="00000000" w:csb0="00080001" w:csb1="00000000"/>
  </w:font>
  <w:font w:name="Meiryo">
    <w:panose1 w:val="020B0604030504040204"/>
    <w:charset w:val="80"/>
    <w:family w:val="swiss"/>
    <w:pitch w:val="variable"/>
    <w:sig w:usb0="E00002FF" w:usb1="6AC7FFFF"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New York">
    <w:panose1 w:val="020B0604020202020204"/>
    <w:charset w:val="00"/>
    <w:family w:val="roman"/>
    <w:notTrueType/>
    <w:pitch w:val="variable"/>
    <w:sig w:usb0="00000003" w:usb1="00000000" w:usb2="00000000" w:usb3="00000000" w:csb0="00000001" w:csb1="00000000"/>
  </w:font>
  <w:font w:name="CG Times (WN)">
    <w:altName w:val="Arial"/>
    <w:panose1 w:val="020B0604020202020204"/>
    <w:charset w:val="00"/>
    <w:family w:val="roman"/>
    <w:pitch w:val="default"/>
    <w:sig w:usb0="00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Bookman">
    <w:altName w:val="Bookman Old Style"/>
    <w:panose1 w:val="020B0604020202020204"/>
    <w:charset w:val="00"/>
    <w:family w:val="roman"/>
    <w:pitch w:val="default"/>
    <w:sig w:usb0="00000000"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KaiTi_GB2312">
    <w:altName w:val="楷体"/>
    <w:panose1 w:val="020B0604020202020204"/>
    <w:charset w:val="86"/>
    <w:family w:val="modern"/>
    <w:pitch w:val="fixed"/>
    <w:sig w:usb0="00000001" w:usb1="080E0000" w:usb2="00000010" w:usb3="00000000" w:csb0="00040000" w:csb1="00000000"/>
  </w:font>
  <w:font w:name="Wingdings 3">
    <w:panose1 w:val="05040102010807070707"/>
    <w:charset w:val="00"/>
    <w:family w:val="decorative"/>
    <w:pitch w:val="variable"/>
    <w:sig w:usb0="00000003" w:usb1="00000000" w:usb2="00000000" w:usb3="00000000" w:csb0="80000001" w:csb1="00000000"/>
  </w:font>
  <w:font w:name="Microsoft YaHei U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LMMNHP+BookmanOldStyle">
    <w:altName w:val="Bookman Old Style"/>
    <w:panose1 w:val="020B0604020202020204"/>
    <w:charset w:val="00"/>
    <w:family w:val="roman"/>
    <w:notTrueType/>
    <w:pitch w:val="default"/>
    <w:sig w:usb0="00000003" w:usb1="00000000" w:usb2="00000000" w:usb3="00000000" w:csb0="00000001" w:csb1="00000000"/>
  </w:font>
  <w:font w:name="Simplified Arabic">
    <w:panose1 w:val="02020603050405020304"/>
    <w:charset w:val="B2"/>
    <w:family w:val="roman"/>
    <w:pitch w:val="variable"/>
    <w:sig w:usb0="00002003" w:usb1="80000000" w:usb2="00000008" w:usb3="00000000" w:csb0="00000041" w:csb1="00000000"/>
  </w:font>
  <w:font w:name="Helvetica-Light">
    <w:altName w:val="Malgun Gothic"/>
    <w:panose1 w:val="020B0403020202020204"/>
    <w:charset w:val="00"/>
    <w:family w:val="swiss"/>
    <w:notTrueType/>
    <w:pitch w:val="default"/>
    <w:sig w:usb0="00000000" w:usb1="09060000" w:usb2="00000010" w:usb3="00000000" w:csb0="0008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바탕">
    <w:panose1 w:val="02030600000101010101"/>
    <w:charset w:val="81"/>
    <w:family w:val="roman"/>
    <w:pitch w:val="variable"/>
    <w:sig w:usb0="B00002AF" w:usb1="69D77CFB" w:usb2="00000030" w:usb3="00000000" w:csb0="0008009F" w:csb1="00000000"/>
  </w:font>
  <w:font w:name="Century">
    <w:panose1 w:val="02040604050505020304"/>
    <w:charset w:val="00"/>
    <w:family w:val="roman"/>
    <w:pitch w:val="variable"/>
    <w:sig w:usb0="00000287" w:usb1="00000000" w:usb2="00000000" w:usb3="00000000" w:csb0="0000009F" w:csb1="00000000"/>
  </w:font>
  <w:font w:name="Segoe MDL2 Assets">
    <w:panose1 w:val="020B0604020202020204"/>
    <w:charset w:val="00"/>
    <w:family w:val="roman"/>
    <w:pitch w:val="variable"/>
    <w:sig w:usb0="00000003" w:usb1="10000000" w:usb2="00000000" w:usb3="00000000" w:csb0="00000001" w:csb1="00000000"/>
  </w:font>
  <w:font w:name="AvenirNext LT Pro Medium">
    <w:altName w:val="Calibri"/>
    <w:panose1 w:val="020B0604020202020204"/>
    <w:charset w:val="00"/>
    <w:family w:val="swiss"/>
    <w:notTrueType/>
    <w:pitch w:val="variable"/>
    <w:sig w:usb0="800000AF" w:usb1="5000204A" w:usb2="00000000" w:usb3="00000000" w:csb0="00000093" w:csb1="00000000"/>
  </w:font>
  <w:font w:name="AvenirNext LT Pro Regular">
    <w:altName w:val="Arial"/>
    <w:panose1 w:val="020B0604020202020204"/>
    <w:charset w:val="00"/>
    <w:family w:val="swiss"/>
    <w:pitch w:val="default"/>
    <w:sig w:usb0="00000000" w:usb1="00000000" w:usb2="00000000" w:usb3="00000000" w:csb0="00000093" w:csb1="00000000"/>
  </w:font>
  <w:font w:name="MotoSans-Medium">
    <w:panose1 w:val="020B0604020202020204"/>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DB03F" w14:textId="77777777" w:rsidR="005A5639" w:rsidRDefault="005A563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7A75" w14:textId="304946A7" w:rsidR="00FA124A" w:rsidRPr="005A5639" w:rsidRDefault="00FA124A" w:rsidP="005A5639">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088A5" w14:textId="77777777" w:rsidR="005A5639" w:rsidRDefault="005A563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C5F95" w14:textId="77777777" w:rsidR="008E0754" w:rsidRDefault="008E0754">
      <w:r>
        <w:t>____________________</w:t>
      </w:r>
    </w:p>
  </w:footnote>
  <w:footnote w:type="continuationSeparator" w:id="0">
    <w:p w14:paraId="0BBCAB91" w14:textId="77777777" w:rsidR="008E0754" w:rsidRDefault="008E07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21F25" w14:textId="77777777" w:rsidR="005A5639" w:rsidRDefault="005A5639">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AD5AA" w14:textId="44BF4F36" w:rsidR="00FA124A" w:rsidRPr="005A5639" w:rsidRDefault="00FA124A" w:rsidP="005A5639">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18A" w14:textId="77777777" w:rsidR="005A5639" w:rsidRDefault="005A5639">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74EB"/>
    <w:multiLevelType w:val="hybridMultilevel"/>
    <w:tmpl w:val="ADDA39F8"/>
    <w:lvl w:ilvl="0" w:tplc="DB60718C">
      <w:start w:val="1"/>
      <w:numFmt w:val="bullet"/>
      <w:lvlText w:val="•"/>
      <w:lvlJc w:val="left"/>
      <w:pPr>
        <w:tabs>
          <w:tab w:val="num" w:pos="720"/>
        </w:tabs>
        <w:ind w:left="720" w:hanging="360"/>
      </w:pPr>
      <w:rPr>
        <w:rFonts w:ascii="Arial" w:hAnsi="Arial" w:hint="default"/>
      </w:rPr>
    </w:lvl>
    <w:lvl w:ilvl="1" w:tplc="515E0952">
      <w:numFmt w:val="bullet"/>
      <w:pStyle w:val="RAN1bullet2"/>
      <w:lvlText w:val="–"/>
      <w:lvlJc w:val="left"/>
      <w:pPr>
        <w:tabs>
          <w:tab w:val="num" w:pos="1440"/>
        </w:tabs>
        <w:ind w:left="1440" w:hanging="360"/>
      </w:pPr>
      <w:rPr>
        <w:rFonts w:ascii="Arial" w:hAnsi="Arial" w:hint="default"/>
      </w:rPr>
    </w:lvl>
    <w:lvl w:ilvl="2" w:tplc="CEC60A12">
      <w:start w:val="1"/>
      <w:numFmt w:val="bullet"/>
      <w:lvlText w:val="•"/>
      <w:lvlJc w:val="left"/>
      <w:pPr>
        <w:tabs>
          <w:tab w:val="num" w:pos="2160"/>
        </w:tabs>
        <w:ind w:left="2160" w:hanging="360"/>
      </w:pPr>
      <w:rPr>
        <w:rFonts w:ascii="Arial" w:hAnsi="Arial" w:hint="default"/>
      </w:rPr>
    </w:lvl>
    <w:lvl w:ilvl="3" w:tplc="DA28EE96">
      <w:start w:val="1"/>
      <w:numFmt w:val="bullet"/>
      <w:lvlText w:val="•"/>
      <w:lvlJc w:val="left"/>
      <w:pPr>
        <w:tabs>
          <w:tab w:val="num" w:pos="2880"/>
        </w:tabs>
        <w:ind w:left="2880" w:hanging="360"/>
      </w:pPr>
      <w:rPr>
        <w:rFonts w:ascii="Arial" w:hAnsi="Arial" w:hint="default"/>
      </w:rPr>
    </w:lvl>
    <w:lvl w:ilvl="4" w:tplc="7CD4691C">
      <w:start w:val="1"/>
      <w:numFmt w:val="bullet"/>
      <w:lvlText w:val="•"/>
      <w:lvlJc w:val="left"/>
      <w:pPr>
        <w:tabs>
          <w:tab w:val="num" w:pos="3600"/>
        </w:tabs>
        <w:ind w:left="3600" w:hanging="360"/>
      </w:pPr>
      <w:rPr>
        <w:rFonts w:ascii="Arial" w:hAnsi="Arial" w:hint="default"/>
      </w:rPr>
    </w:lvl>
    <w:lvl w:ilvl="5" w:tplc="F68E2EF0" w:tentative="1">
      <w:start w:val="1"/>
      <w:numFmt w:val="bullet"/>
      <w:lvlText w:val="•"/>
      <w:lvlJc w:val="left"/>
      <w:pPr>
        <w:tabs>
          <w:tab w:val="num" w:pos="4320"/>
        </w:tabs>
        <w:ind w:left="4320" w:hanging="360"/>
      </w:pPr>
      <w:rPr>
        <w:rFonts w:ascii="Arial" w:hAnsi="Arial" w:hint="default"/>
      </w:rPr>
    </w:lvl>
    <w:lvl w:ilvl="6" w:tplc="24AAF882" w:tentative="1">
      <w:start w:val="1"/>
      <w:numFmt w:val="bullet"/>
      <w:lvlText w:val="•"/>
      <w:lvlJc w:val="left"/>
      <w:pPr>
        <w:tabs>
          <w:tab w:val="num" w:pos="5040"/>
        </w:tabs>
        <w:ind w:left="5040" w:hanging="360"/>
      </w:pPr>
      <w:rPr>
        <w:rFonts w:ascii="Arial" w:hAnsi="Arial" w:hint="default"/>
      </w:rPr>
    </w:lvl>
    <w:lvl w:ilvl="7" w:tplc="4036A71C" w:tentative="1">
      <w:start w:val="1"/>
      <w:numFmt w:val="bullet"/>
      <w:lvlText w:val="•"/>
      <w:lvlJc w:val="left"/>
      <w:pPr>
        <w:tabs>
          <w:tab w:val="num" w:pos="5760"/>
        </w:tabs>
        <w:ind w:left="5760" w:hanging="360"/>
      </w:pPr>
      <w:rPr>
        <w:rFonts w:ascii="Arial" w:hAnsi="Arial" w:hint="default"/>
      </w:rPr>
    </w:lvl>
    <w:lvl w:ilvl="8" w:tplc="8BCED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F4C7663"/>
    <w:multiLevelType w:val="multilevel"/>
    <w:tmpl w:val="20FA8D30"/>
    <w:lvl w:ilvl="0">
      <w:start w:val="5"/>
      <w:numFmt w:val="decimal"/>
      <w:lvlText w:val="%1"/>
      <w:lvlJc w:val="left"/>
      <w:pPr>
        <w:ind w:left="420" w:hanging="420"/>
      </w:pPr>
      <w:rPr>
        <w:rFonts w:hint="default"/>
      </w:rPr>
    </w:lvl>
    <w:lvl w:ilvl="1">
      <w:start w:val="12"/>
      <w:numFmt w:val="decimal"/>
      <w:lvlText w:val="%1.%2"/>
      <w:lvlJc w:val="left"/>
      <w:pPr>
        <w:ind w:left="420" w:hanging="420"/>
      </w:pPr>
      <w:rPr>
        <w:rFonts w:hint="default"/>
      </w:rPr>
    </w:lvl>
    <w:lvl w:ilvl="2">
      <w:start w:val="1"/>
      <w:numFmt w:val="low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BD08F8"/>
    <w:multiLevelType w:val="multilevel"/>
    <w:tmpl w:val="FCEC7FBC"/>
    <w:styleLink w:val="ECCBullets"/>
    <w:lvl w:ilvl="0">
      <w:start w:val="1"/>
      <w:numFmt w:val="bullet"/>
      <w:lvlText w:val=""/>
      <w:lvlJc w:val="left"/>
      <w:pPr>
        <w:tabs>
          <w:tab w:val="num" w:pos="340"/>
        </w:tabs>
        <w:ind w:left="340" w:hanging="340"/>
      </w:pPr>
      <w:rPr>
        <w:rFonts w:ascii="Wingdings" w:hAnsi="Wingdings" w:hint="default"/>
        <w:color w:val="D2232A"/>
      </w:rPr>
    </w:lvl>
    <w:lvl w:ilvl="1">
      <w:start w:val="1"/>
      <w:numFmt w:val="bullet"/>
      <w:lvlText w:val=""/>
      <w:lvlJc w:val="left"/>
      <w:pPr>
        <w:tabs>
          <w:tab w:val="num" w:pos="680"/>
        </w:tabs>
        <w:ind w:left="680" w:hanging="340"/>
      </w:pPr>
      <w:rPr>
        <w:rFonts w:ascii="Wingdings" w:hAnsi="Wingdings" w:hint="default"/>
        <w:color w:val="D2232A"/>
      </w:rPr>
    </w:lvl>
    <w:lvl w:ilvl="2">
      <w:start w:val="1"/>
      <w:numFmt w:val="bullet"/>
      <w:lvlText w:val=""/>
      <w:lvlJc w:val="left"/>
      <w:pPr>
        <w:tabs>
          <w:tab w:val="num" w:pos="1021"/>
        </w:tabs>
        <w:ind w:left="1021" w:hanging="341"/>
      </w:pPr>
      <w:rPr>
        <w:rFonts w:ascii="Wingdings" w:hAnsi="Wingdings" w:hint="default"/>
        <w:color w:val="D2232A"/>
      </w:rPr>
    </w:lvl>
    <w:lvl w:ilvl="3">
      <w:start w:val="1"/>
      <w:numFmt w:val="bullet"/>
      <w:lvlText w:val=""/>
      <w:lvlJc w:val="left"/>
      <w:pPr>
        <w:tabs>
          <w:tab w:val="num" w:pos="1361"/>
        </w:tabs>
        <w:ind w:left="1361" w:hanging="340"/>
      </w:pPr>
      <w:rPr>
        <w:rFonts w:ascii="Wingdings" w:hAnsi="Wingdings" w:hint="default"/>
        <w:color w:val="D2232A"/>
      </w:rPr>
    </w:lvl>
    <w:lvl w:ilvl="4">
      <w:start w:val="1"/>
      <w:numFmt w:val="bullet"/>
      <w:lvlText w:val="o"/>
      <w:lvlJc w:val="left"/>
      <w:pPr>
        <w:tabs>
          <w:tab w:val="num" w:pos="2579"/>
        </w:tabs>
        <w:ind w:left="2579" w:hanging="360"/>
      </w:pPr>
      <w:rPr>
        <w:rFonts w:ascii="Courier New" w:hAnsi="Courier New" w:hint="default"/>
      </w:rPr>
    </w:lvl>
    <w:lvl w:ilvl="5">
      <w:start w:val="1"/>
      <w:numFmt w:val="bullet"/>
      <w:lvlText w:val=""/>
      <w:lvlJc w:val="left"/>
      <w:pPr>
        <w:tabs>
          <w:tab w:val="num" w:pos="3299"/>
        </w:tabs>
        <w:ind w:left="3299" w:hanging="360"/>
      </w:pPr>
      <w:rPr>
        <w:rFonts w:ascii="Wingdings" w:hAnsi="Wingdings" w:hint="default"/>
      </w:rPr>
    </w:lvl>
    <w:lvl w:ilvl="6">
      <w:start w:val="1"/>
      <w:numFmt w:val="bullet"/>
      <w:lvlText w:val=""/>
      <w:lvlJc w:val="left"/>
      <w:pPr>
        <w:tabs>
          <w:tab w:val="num" w:pos="4019"/>
        </w:tabs>
        <w:ind w:left="4019" w:hanging="360"/>
      </w:pPr>
      <w:rPr>
        <w:rFonts w:ascii="Symbol" w:hAnsi="Symbol" w:hint="default"/>
      </w:rPr>
    </w:lvl>
    <w:lvl w:ilvl="7">
      <w:start w:val="1"/>
      <w:numFmt w:val="bullet"/>
      <w:lvlText w:val="o"/>
      <w:lvlJc w:val="left"/>
      <w:pPr>
        <w:tabs>
          <w:tab w:val="num" w:pos="4739"/>
        </w:tabs>
        <w:ind w:left="4739" w:hanging="360"/>
      </w:pPr>
      <w:rPr>
        <w:rFonts w:ascii="Courier New" w:hAnsi="Courier New" w:hint="default"/>
      </w:rPr>
    </w:lvl>
    <w:lvl w:ilvl="8">
      <w:start w:val="1"/>
      <w:numFmt w:val="bullet"/>
      <w:lvlText w:val=""/>
      <w:lvlJc w:val="left"/>
      <w:pPr>
        <w:tabs>
          <w:tab w:val="num" w:pos="5459"/>
        </w:tabs>
        <w:ind w:left="5459" w:hanging="360"/>
      </w:pPr>
      <w:rPr>
        <w:rFonts w:ascii="Wingdings" w:hAnsi="Wingdings" w:hint="default"/>
      </w:rPr>
    </w:lvl>
  </w:abstractNum>
  <w:abstractNum w:abstractNumId="3" w15:restartNumberingAfterBreak="0">
    <w:nsid w:val="21D04DE4"/>
    <w:multiLevelType w:val="multilevel"/>
    <w:tmpl w:val="C57A84DA"/>
    <w:styleLink w:val="LFO23"/>
    <w:lvl w:ilvl="0">
      <w:numFmt w:val="bullet"/>
      <w:pStyle w:val="CEOIndent-bulletsblackdot"/>
      <w:lvlText w:val=""/>
      <w:lvlJc w:val="left"/>
      <w:pPr>
        <w:ind w:left="284" w:hanging="284"/>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229F5D20"/>
    <w:multiLevelType w:val="hybridMultilevel"/>
    <w:tmpl w:val="BFDE5E94"/>
    <w:lvl w:ilvl="0" w:tplc="360A984A">
      <w:start w:val="1"/>
      <w:numFmt w:val="lowerLetter"/>
      <w:lvlText w:val="%1)"/>
      <w:lvlJc w:val="left"/>
      <w:pPr>
        <w:ind w:left="1528" w:hanging="1128"/>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5" w15:restartNumberingAfterBreak="0">
    <w:nsid w:val="22D21819"/>
    <w:multiLevelType w:val="hybridMultilevel"/>
    <w:tmpl w:val="974A91A0"/>
    <w:lvl w:ilvl="0" w:tplc="9BEE8682">
      <w:start w:val="1"/>
      <w:numFmt w:val="bullet"/>
      <w:pStyle w:val="ComeBack"/>
      <w:lvlText w:val=""/>
      <w:lvlJc w:val="left"/>
      <w:pPr>
        <w:tabs>
          <w:tab w:val="num" w:pos="1259"/>
        </w:tabs>
        <w:ind w:left="1622" w:hanging="1055"/>
      </w:pPr>
      <w:rPr>
        <w:rFonts w:ascii="Wingdings" w:hAnsi="Wingdings" w:hint="default"/>
        <w:b/>
        <w:i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F86914"/>
    <w:multiLevelType w:val="multilevel"/>
    <w:tmpl w:val="28F86914"/>
    <w:lvl w:ilvl="0">
      <w:start w:val="1"/>
      <w:numFmt w:val="decimal"/>
      <w:lvlText w:val="%1."/>
      <w:lvlJc w:val="left"/>
      <w:pPr>
        <w:ind w:left="425" w:hanging="425"/>
      </w:pPr>
    </w:lvl>
    <w:lvl w:ilvl="1">
      <w:start w:val="1"/>
      <w:numFmt w:val="decimal"/>
      <w:pStyle w:val="title2"/>
      <w:lvlText w:val="%1.%2."/>
      <w:lvlJc w:val="left"/>
      <w:pPr>
        <w:ind w:left="567" w:hanging="567"/>
      </w:pPr>
    </w:lvl>
    <w:lvl w:ilvl="2">
      <w:start w:val="1"/>
      <w:numFmt w:val="decimal"/>
      <w:pStyle w:val="title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C7125C"/>
    <w:multiLevelType w:val="singleLevel"/>
    <w:tmpl w:val="24D0B6C8"/>
    <w:lvl w:ilvl="0">
      <w:start w:val="1"/>
      <w:numFmt w:val="bullet"/>
      <w:pStyle w:val="Bulletedo1"/>
      <w:lvlText w:val=""/>
      <w:lvlJc w:val="left"/>
      <w:pPr>
        <w:tabs>
          <w:tab w:val="num" w:pos="360"/>
        </w:tabs>
        <w:ind w:left="360" w:hanging="360"/>
      </w:pPr>
      <w:rPr>
        <w:rFonts w:ascii="Symbol" w:hAnsi="Symbol" w:hint="default"/>
      </w:rPr>
    </w:lvl>
  </w:abstractNum>
  <w:abstractNum w:abstractNumId="9" w15:restartNumberingAfterBreak="0">
    <w:nsid w:val="2DDF0E1C"/>
    <w:multiLevelType w:val="hybridMultilevel"/>
    <w:tmpl w:val="60E6F1EA"/>
    <w:lvl w:ilvl="0" w:tplc="41A26C82">
      <w:start w:val="1"/>
      <w:numFmt w:val="bullet"/>
      <w:pStyle w:val="bullet"/>
      <w:lvlText w:val=""/>
      <w:lvlJc w:val="left"/>
      <w:pPr>
        <w:ind w:left="45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B02812"/>
    <w:multiLevelType w:val="multilevel"/>
    <w:tmpl w:val="C21065B0"/>
    <w:styleLink w:val="3GPPListofBullets"/>
    <w:lvl w:ilvl="0">
      <w:start w:val="1"/>
      <w:numFmt w:val="bullet"/>
      <w:pStyle w:val="3GPPBullets"/>
      <w:lvlText w:val=""/>
      <w:lvlJc w:val="left"/>
      <w:pPr>
        <w:ind w:left="284" w:hanging="284"/>
      </w:pPr>
      <w:rPr>
        <w:rFonts w:ascii="Symbol" w:hAnsi="Symbol" w:hint="default"/>
        <w:color w:val="auto"/>
      </w:rPr>
    </w:lvl>
    <w:lvl w:ilvl="1">
      <w:start w:val="1"/>
      <w:numFmt w:val="bullet"/>
      <w:lvlText w:val="o"/>
      <w:lvlJc w:val="left"/>
      <w:pPr>
        <w:ind w:left="568" w:hanging="284"/>
      </w:pPr>
      <w:rPr>
        <w:rFonts w:ascii="Courier New" w:hAnsi="Courier New" w:hint="default"/>
      </w:rPr>
    </w:lvl>
    <w:lvl w:ilvl="2">
      <w:start w:val="1"/>
      <w:numFmt w:val="bullet"/>
      <w:lvlText w:val="▪"/>
      <w:lvlJc w:val="left"/>
      <w:pPr>
        <w:ind w:left="852" w:hanging="284"/>
      </w:pPr>
      <w:rPr>
        <w:rFonts w:ascii="Times New Roman" w:hAnsi="Times New Roman" w:cs="Times New Roman" w:hint="default"/>
      </w:rPr>
    </w:lvl>
    <w:lvl w:ilvl="3">
      <w:start w:val="1"/>
      <w:numFmt w:val="bullet"/>
      <w:lvlText w:val="–"/>
      <w:lvlJc w:val="left"/>
      <w:pPr>
        <w:ind w:left="1136" w:hanging="284"/>
      </w:pPr>
      <w:rPr>
        <w:rFonts w:ascii="Times New Roman" w:hAnsi="Times New Roman" w:cs="Times New Roman" w:hint="default"/>
        <w:color w:val="auto"/>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11" w15:restartNumberingAfterBreak="0">
    <w:nsid w:val="2FF16B59"/>
    <w:multiLevelType w:val="multilevel"/>
    <w:tmpl w:val="E3ACBBFC"/>
    <w:styleLink w:val="LFO22"/>
    <w:lvl w:ilvl="0">
      <w:start w:val="1"/>
      <w:numFmt w:val="decimal"/>
      <w:pStyle w:val="1"/>
      <w:lvlText w:val="[%1]"/>
      <w:lvlJc w:val="left"/>
      <w:pPr>
        <w:ind w:left="360" w:hanging="360"/>
      </w:pPr>
      <w:rPr>
        <w:rFonts w:cs="Times New Roman"/>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2" w15:restartNumberingAfterBreak="0">
    <w:nsid w:val="37817FB5"/>
    <w:multiLevelType w:val="hybridMultilevel"/>
    <w:tmpl w:val="1D00F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4" w15:restartNumberingAfterBreak="0">
    <w:nsid w:val="417F6AFB"/>
    <w:multiLevelType w:val="multilevel"/>
    <w:tmpl w:val="3676A840"/>
    <w:lvl w:ilvl="0">
      <w:start w:val="1"/>
      <w:numFmt w:val="bullet"/>
      <w:pStyle w:val="3GPPAgreements"/>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2FE570A"/>
    <w:multiLevelType w:val="multilevel"/>
    <w:tmpl w:val="11FEBED6"/>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0"/>
      <w:suff w:val="space"/>
      <w:lvlText w:val="表%9"/>
      <w:lvlJc w:val="center"/>
      <w:pPr>
        <w:ind w:left="0" w:firstLine="0"/>
      </w:pPr>
      <w:rPr>
        <w:rFonts w:ascii="Arial" w:eastAsia="SimHei" w:hAnsi="Arial" w:hint="default"/>
        <w:b w:val="0"/>
        <w:i w:val="0"/>
        <w:sz w:val="18"/>
        <w:szCs w:val="18"/>
      </w:rPr>
    </w:lvl>
  </w:abstractNum>
  <w:abstractNum w:abstractNumId="16" w15:restartNumberingAfterBreak="0">
    <w:nsid w:val="44553321"/>
    <w:multiLevelType w:val="multilevel"/>
    <w:tmpl w:val="8E40D2B0"/>
    <w:styleLink w:val="LFO21"/>
    <w:lvl w:ilvl="0">
      <w:numFmt w:val="bullet"/>
      <w:pStyle w:val="toc01"/>
      <w:lvlText w:val=""/>
      <w:lvlJc w:val="left"/>
      <w:pPr>
        <w:ind w:left="425" w:hanging="425"/>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7" w15:restartNumberingAfterBreak="0">
    <w:nsid w:val="536B0817"/>
    <w:multiLevelType w:val="hybridMultilevel"/>
    <w:tmpl w:val="8B5CAC40"/>
    <w:lvl w:ilvl="0" w:tplc="27DC6CC0">
      <w:start w:val="7"/>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18" w15:restartNumberingAfterBreak="0">
    <w:nsid w:val="553B045D"/>
    <w:multiLevelType w:val="multilevel"/>
    <w:tmpl w:val="0D26EE66"/>
    <w:styleLink w:val="LFO20"/>
    <w:lvl w:ilvl="0">
      <w:numFmt w:val="bullet"/>
      <w:pStyle w:val="B1Sft"/>
      <w:lvlText w:val=""/>
      <w:lvlJc w:val="left"/>
      <w:pPr>
        <w:ind w:left="425" w:hanging="425"/>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9" w15:restartNumberingAfterBreak="0">
    <w:nsid w:val="572326EE"/>
    <w:multiLevelType w:val="multilevel"/>
    <w:tmpl w:val="2034D866"/>
    <w:styleLink w:val="ECCNumbers-Bullets"/>
    <w:lvl w:ilvl="0">
      <w:start w:val="1"/>
      <w:numFmt w:val="decimal"/>
      <w:pStyle w:val="ECCNumberedBullets"/>
      <w:lvlText w:val="%1."/>
      <w:lvlJc w:val="left"/>
      <w:pPr>
        <w:tabs>
          <w:tab w:val="num" w:pos="340"/>
        </w:tabs>
        <w:ind w:left="340" w:hanging="340"/>
      </w:pPr>
      <w:rPr>
        <w:rFonts w:ascii="Arial" w:hAnsi="Arial" w:hint="default"/>
        <w:b w:val="0"/>
        <w:i w:val="0"/>
        <w:color w:val="D2232A"/>
        <w:sz w:val="20"/>
      </w:rPr>
    </w:lvl>
    <w:lvl w:ilvl="1">
      <w:start w:val="1"/>
      <w:numFmt w:val="bullet"/>
      <w:lvlText w:val=""/>
      <w:lvlJc w:val="left"/>
      <w:pPr>
        <w:tabs>
          <w:tab w:val="num" w:pos="680"/>
        </w:tabs>
        <w:ind w:left="680" w:hanging="340"/>
      </w:pPr>
      <w:rPr>
        <w:rFonts w:ascii="Wingdings" w:hAnsi="Wingdings" w:hint="default"/>
        <w:color w:val="D2232A"/>
      </w:rPr>
    </w:lvl>
    <w:lvl w:ilvl="2">
      <w:start w:val="1"/>
      <w:numFmt w:val="bullet"/>
      <w:lvlText w:val=""/>
      <w:lvlJc w:val="left"/>
      <w:pPr>
        <w:tabs>
          <w:tab w:val="num" w:pos="1021"/>
        </w:tabs>
        <w:ind w:left="1021" w:hanging="341"/>
      </w:pPr>
      <w:rPr>
        <w:rFonts w:ascii="Wingdings" w:hAnsi="Wingdings" w:hint="default"/>
        <w:color w:val="D2232A"/>
      </w:rPr>
    </w:lvl>
    <w:lvl w:ilvl="3">
      <w:start w:val="1"/>
      <w:numFmt w:val="decimal"/>
      <w:lvlText w:val="(%4)"/>
      <w:lvlJc w:val="left"/>
      <w:pPr>
        <w:ind w:left="1043" w:hanging="360"/>
      </w:pPr>
      <w:rPr>
        <w:rFonts w:hint="default"/>
      </w:rPr>
    </w:lvl>
    <w:lvl w:ilvl="4">
      <w:start w:val="1"/>
      <w:numFmt w:val="lowerLetter"/>
      <w:lvlText w:val="(%5)"/>
      <w:lvlJc w:val="left"/>
      <w:pPr>
        <w:ind w:left="1403" w:hanging="360"/>
      </w:pPr>
      <w:rPr>
        <w:rFonts w:hint="default"/>
      </w:rPr>
    </w:lvl>
    <w:lvl w:ilvl="5">
      <w:start w:val="1"/>
      <w:numFmt w:val="lowerRoman"/>
      <w:lvlText w:val="(%6)"/>
      <w:lvlJc w:val="left"/>
      <w:pPr>
        <w:ind w:left="1763" w:hanging="360"/>
      </w:pPr>
      <w:rPr>
        <w:rFonts w:hint="default"/>
      </w:rPr>
    </w:lvl>
    <w:lvl w:ilvl="6">
      <w:start w:val="1"/>
      <w:numFmt w:val="decimal"/>
      <w:lvlText w:val="%7."/>
      <w:lvlJc w:val="left"/>
      <w:pPr>
        <w:ind w:left="2123" w:hanging="360"/>
      </w:pPr>
      <w:rPr>
        <w:rFonts w:hint="default"/>
      </w:rPr>
    </w:lvl>
    <w:lvl w:ilvl="7">
      <w:start w:val="1"/>
      <w:numFmt w:val="lowerLetter"/>
      <w:lvlText w:val="%8."/>
      <w:lvlJc w:val="left"/>
      <w:pPr>
        <w:ind w:left="2483" w:hanging="360"/>
      </w:pPr>
      <w:rPr>
        <w:rFonts w:hint="default"/>
      </w:rPr>
    </w:lvl>
    <w:lvl w:ilvl="8">
      <w:start w:val="1"/>
      <w:numFmt w:val="lowerRoman"/>
      <w:lvlText w:val="%9."/>
      <w:lvlJc w:val="left"/>
      <w:pPr>
        <w:ind w:left="2843" w:hanging="360"/>
      </w:pPr>
      <w:rPr>
        <w:rFonts w:hint="default"/>
      </w:rPr>
    </w:lvl>
  </w:abstractNum>
  <w:abstractNum w:abstractNumId="20" w15:restartNumberingAfterBreak="0">
    <w:nsid w:val="5BFD3994"/>
    <w:multiLevelType w:val="hybridMultilevel"/>
    <w:tmpl w:val="63AE61DC"/>
    <w:lvl w:ilvl="0" w:tplc="C55AAFBA">
      <w:start w:val="1"/>
      <w:numFmt w:val="bullet"/>
      <w:lvlText w:val="–"/>
      <w:lvlJc w:val="left"/>
      <w:pPr>
        <w:tabs>
          <w:tab w:val="num" w:pos="720"/>
        </w:tabs>
        <w:ind w:left="720" w:hanging="360"/>
      </w:pPr>
      <w:rPr>
        <w:rFonts w:ascii="Arial" w:hAnsi="Arial" w:hint="default"/>
      </w:rPr>
    </w:lvl>
    <w:lvl w:ilvl="1" w:tplc="FD368A02">
      <w:start w:val="1"/>
      <w:numFmt w:val="bullet"/>
      <w:lvlText w:val="–"/>
      <w:lvlJc w:val="left"/>
      <w:pPr>
        <w:tabs>
          <w:tab w:val="num" w:pos="1440"/>
        </w:tabs>
        <w:ind w:left="1440" w:hanging="360"/>
      </w:pPr>
      <w:rPr>
        <w:rFonts w:ascii="Arial" w:hAnsi="Arial" w:hint="default"/>
      </w:rPr>
    </w:lvl>
    <w:lvl w:ilvl="2" w:tplc="0DD85A34" w:tentative="1">
      <w:start w:val="1"/>
      <w:numFmt w:val="bullet"/>
      <w:lvlText w:val="–"/>
      <w:lvlJc w:val="left"/>
      <w:pPr>
        <w:tabs>
          <w:tab w:val="num" w:pos="2160"/>
        </w:tabs>
        <w:ind w:left="2160" w:hanging="360"/>
      </w:pPr>
      <w:rPr>
        <w:rFonts w:ascii="Arial" w:hAnsi="Arial" w:hint="default"/>
      </w:rPr>
    </w:lvl>
    <w:lvl w:ilvl="3" w:tplc="EC7E3486" w:tentative="1">
      <w:start w:val="1"/>
      <w:numFmt w:val="bullet"/>
      <w:lvlText w:val="–"/>
      <w:lvlJc w:val="left"/>
      <w:pPr>
        <w:tabs>
          <w:tab w:val="num" w:pos="2880"/>
        </w:tabs>
        <w:ind w:left="2880" w:hanging="360"/>
      </w:pPr>
      <w:rPr>
        <w:rFonts w:ascii="Arial" w:hAnsi="Arial" w:hint="default"/>
      </w:rPr>
    </w:lvl>
    <w:lvl w:ilvl="4" w:tplc="842C1110" w:tentative="1">
      <w:start w:val="1"/>
      <w:numFmt w:val="bullet"/>
      <w:lvlText w:val="–"/>
      <w:lvlJc w:val="left"/>
      <w:pPr>
        <w:tabs>
          <w:tab w:val="num" w:pos="3600"/>
        </w:tabs>
        <w:ind w:left="3600" w:hanging="360"/>
      </w:pPr>
      <w:rPr>
        <w:rFonts w:ascii="Arial" w:hAnsi="Arial" w:hint="default"/>
      </w:rPr>
    </w:lvl>
    <w:lvl w:ilvl="5" w:tplc="D8D2899A" w:tentative="1">
      <w:start w:val="1"/>
      <w:numFmt w:val="bullet"/>
      <w:lvlText w:val="–"/>
      <w:lvlJc w:val="left"/>
      <w:pPr>
        <w:tabs>
          <w:tab w:val="num" w:pos="4320"/>
        </w:tabs>
        <w:ind w:left="4320" w:hanging="360"/>
      </w:pPr>
      <w:rPr>
        <w:rFonts w:ascii="Arial" w:hAnsi="Arial" w:hint="default"/>
      </w:rPr>
    </w:lvl>
    <w:lvl w:ilvl="6" w:tplc="82769046" w:tentative="1">
      <w:start w:val="1"/>
      <w:numFmt w:val="bullet"/>
      <w:lvlText w:val="–"/>
      <w:lvlJc w:val="left"/>
      <w:pPr>
        <w:tabs>
          <w:tab w:val="num" w:pos="5040"/>
        </w:tabs>
        <w:ind w:left="5040" w:hanging="360"/>
      </w:pPr>
      <w:rPr>
        <w:rFonts w:ascii="Arial" w:hAnsi="Arial" w:hint="default"/>
      </w:rPr>
    </w:lvl>
    <w:lvl w:ilvl="7" w:tplc="4B4619F4" w:tentative="1">
      <w:start w:val="1"/>
      <w:numFmt w:val="bullet"/>
      <w:lvlText w:val="–"/>
      <w:lvlJc w:val="left"/>
      <w:pPr>
        <w:tabs>
          <w:tab w:val="num" w:pos="5760"/>
        </w:tabs>
        <w:ind w:left="5760" w:hanging="360"/>
      </w:pPr>
      <w:rPr>
        <w:rFonts w:ascii="Arial" w:hAnsi="Arial" w:hint="default"/>
      </w:rPr>
    </w:lvl>
    <w:lvl w:ilvl="8" w:tplc="0E74D2A8"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EB1666D"/>
    <w:multiLevelType w:val="hybridMultilevel"/>
    <w:tmpl w:val="7C92895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F1912B1"/>
    <w:multiLevelType w:val="hybridMultilevel"/>
    <w:tmpl w:val="B7E2F36E"/>
    <w:lvl w:ilvl="0" w:tplc="04090001">
      <w:start w:val="1"/>
      <w:numFmt w:val="bullet"/>
      <w:pStyle w:val="bullet1"/>
      <w:lvlText w:val=""/>
      <w:lvlJc w:val="left"/>
      <w:pPr>
        <w:ind w:left="720" w:hanging="360"/>
      </w:pPr>
      <w:rPr>
        <w:rFonts w:ascii="Wingdings" w:hAnsi="Wingdings" w:hint="default"/>
      </w:rPr>
    </w:lvl>
    <w:lvl w:ilvl="1" w:tplc="B7FE2C6E">
      <w:start w:val="1"/>
      <w:numFmt w:val="bullet"/>
      <w:pStyle w:val="bullet2"/>
      <w:lvlText w:val="o"/>
      <w:lvlJc w:val="left"/>
      <w:pPr>
        <w:ind w:left="1440" w:hanging="360"/>
      </w:pPr>
      <w:rPr>
        <w:rFonts w:ascii="Courier New" w:hAnsi="Courier New" w:cs="Courier New" w:hint="default"/>
      </w:rPr>
    </w:lvl>
    <w:lvl w:ilvl="2" w:tplc="FE06D868">
      <w:start w:val="1"/>
      <w:numFmt w:val="bullet"/>
      <w:pStyle w:val="bullet3"/>
      <w:lvlText w:val=""/>
      <w:lvlJc w:val="left"/>
      <w:pPr>
        <w:ind w:left="2160" w:hanging="360"/>
      </w:pPr>
      <w:rPr>
        <w:rFonts w:ascii="Wingdings" w:hAnsi="Wingdings" w:hint="default"/>
      </w:rPr>
    </w:lvl>
    <w:lvl w:ilvl="3" w:tplc="4922EF2E">
      <w:start w:val="1"/>
      <w:numFmt w:val="bullet"/>
      <w:pStyle w:val="bullet4"/>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980073"/>
    <w:multiLevelType w:val="hybridMultilevel"/>
    <w:tmpl w:val="E404E88A"/>
    <w:lvl w:ilvl="0" w:tplc="04090001">
      <w:start w:val="1"/>
      <w:numFmt w:val="bullet"/>
      <w:lvlText w:val=""/>
      <w:lvlJc w:val="left"/>
      <w:pPr>
        <w:ind w:left="940" w:hanging="440"/>
      </w:pPr>
      <w:rPr>
        <w:rFonts w:ascii="Wingdings" w:hAnsi="Wingdings" w:hint="default"/>
      </w:rPr>
    </w:lvl>
    <w:lvl w:ilvl="1" w:tplc="04090003">
      <w:start w:val="1"/>
      <w:numFmt w:val="bullet"/>
      <w:lvlText w:val=""/>
      <w:lvlJc w:val="left"/>
      <w:pPr>
        <w:ind w:left="1380" w:hanging="440"/>
      </w:pPr>
      <w:rPr>
        <w:rFonts w:ascii="Wingdings" w:hAnsi="Wingdings" w:hint="default"/>
      </w:rPr>
    </w:lvl>
    <w:lvl w:ilvl="2" w:tplc="04090005" w:tentative="1">
      <w:start w:val="1"/>
      <w:numFmt w:val="bullet"/>
      <w:lvlText w:val=""/>
      <w:lvlJc w:val="left"/>
      <w:pPr>
        <w:ind w:left="1820" w:hanging="440"/>
      </w:pPr>
      <w:rPr>
        <w:rFonts w:ascii="Wingdings" w:hAnsi="Wingdings" w:hint="default"/>
      </w:rPr>
    </w:lvl>
    <w:lvl w:ilvl="3" w:tplc="04090001" w:tentative="1">
      <w:start w:val="1"/>
      <w:numFmt w:val="bullet"/>
      <w:lvlText w:val=""/>
      <w:lvlJc w:val="left"/>
      <w:pPr>
        <w:ind w:left="2260" w:hanging="440"/>
      </w:pPr>
      <w:rPr>
        <w:rFonts w:ascii="Wingdings" w:hAnsi="Wingdings" w:hint="default"/>
      </w:rPr>
    </w:lvl>
    <w:lvl w:ilvl="4" w:tplc="04090003" w:tentative="1">
      <w:start w:val="1"/>
      <w:numFmt w:val="bullet"/>
      <w:lvlText w:val=""/>
      <w:lvlJc w:val="left"/>
      <w:pPr>
        <w:ind w:left="2700" w:hanging="440"/>
      </w:pPr>
      <w:rPr>
        <w:rFonts w:ascii="Wingdings" w:hAnsi="Wingdings" w:hint="default"/>
      </w:rPr>
    </w:lvl>
    <w:lvl w:ilvl="5" w:tplc="04090005" w:tentative="1">
      <w:start w:val="1"/>
      <w:numFmt w:val="bullet"/>
      <w:lvlText w:val=""/>
      <w:lvlJc w:val="left"/>
      <w:pPr>
        <w:ind w:left="3140" w:hanging="440"/>
      </w:pPr>
      <w:rPr>
        <w:rFonts w:ascii="Wingdings" w:hAnsi="Wingdings" w:hint="default"/>
      </w:rPr>
    </w:lvl>
    <w:lvl w:ilvl="6" w:tplc="04090001" w:tentative="1">
      <w:start w:val="1"/>
      <w:numFmt w:val="bullet"/>
      <w:lvlText w:val=""/>
      <w:lvlJc w:val="left"/>
      <w:pPr>
        <w:ind w:left="3580" w:hanging="440"/>
      </w:pPr>
      <w:rPr>
        <w:rFonts w:ascii="Wingdings" w:hAnsi="Wingdings" w:hint="default"/>
      </w:rPr>
    </w:lvl>
    <w:lvl w:ilvl="7" w:tplc="04090003" w:tentative="1">
      <w:start w:val="1"/>
      <w:numFmt w:val="bullet"/>
      <w:lvlText w:val=""/>
      <w:lvlJc w:val="left"/>
      <w:pPr>
        <w:ind w:left="4020" w:hanging="440"/>
      </w:pPr>
      <w:rPr>
        <w:rFonts w:ascii="Wingdings" w:hAnsi="Wingdings" w:hint="default"/>
      </w:rPr>
    </w:lvl>
    <w:lvl w:ilvl="8" w:tplc="04090005" w:tentative="1">
      <w:start w:val="1"/>
      <w:numFmt w:val="bullet"/>
      <w:lvlText w:val=""/>
      <w:lvlJc w:val="left"/>
      <w:pPr>
        <w:ind w:left="4460" w:hanging="440"/>
      </w:pPr>
      <w:rPr>
        <w:rFonts w:ascii="Wingdings" w:hAnsi="Wingdings" w:hint="default"/>
      </w:rPr>
    </w:lvl>
  </w:abstractNum>
  <w:abstractNum w:abstractNumId="24" w15:restartNumberingAfterBreak="0">
    <w:nsid w:val="6B03313C"/>
    <w:multiLevelType w:val="multilevel"/>
    <w:tmpl w:val="C21065B0"/>
    <w:numStyleLink w:val="3GPPListofBullets"/>
  </w:abstractNum>
  <w:abstractNum w:abstractNumId="25" w15:restartNumberingAfterBreak="0">
    <w:nsid w:val="708858F6"/>
    <w:multiLevelType w:val="multilevel"/>
    <w:tmpl w:val="37FC2598"/>
    <w:styleLink w:val="LFO19"/>
    <w:lvl w:ilvl="0">
      <w:numFmt w:val="bullet"/>
      <w:pStyle w:val="Rientra1"/>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6" w15:restartNumberingAfterBreak="0">
    <w:nsid w:val="7428747E"/>
    <w:multiLevelType w:val="hybridMultilevel"/>
    <w:tmpl w:val="79C8838A"/>
    <w:lvl w:ilvl="0" w:tplc="A5181D4E">
      <w:start w:val="1"/>
      <w:numFmt w:val="bullet"/>
      <w:lvlText w:val="–"/>
      <w:lvlJc w:val="left"/>
      <w:pPr>
        <w:tabs>
          <w:tab w:val="num" w:pos="720"/>
        </w:tabs>
        <w:ind w:left="720" w:hanging="360"/>
      </w:pPr>
      <w:rPr>
        <w:rFonts w:ascii="Arial" w:hAnsi="Arial" w:hint="default"/>
      </w:rPr>
    </w:lvl>
    <w:lvl w:ilvl="1" w:tplc="95F0C058">
      <w:start w:val="1"/>
      <w:numFmt w:val="bullet"/>
      <w:lvlText w:val="–"/>
      <w:lvlJc w:val="left"/>
      <w:pPr>
        <w:tabs>
          <w:tab w:val="num" w:pos="1440"/>
        </w:tabs>
        <w:ind w:left="1440" w:hanging="360"/>
      </w:pPr>
      <w:rPr>
        <w:rFonts w:ascii="Arial" w:hAnsi="Arial" w:hint="default"/>
      </w:rPr>
    </w:lvl>
    <w:lvl w:ilvl="2" w:tplc="70445AF0">
      <w:numFmt w:val="bullet"/>
      <w:lvlText w:val="•"/>
      <w:lvlJc w:val="left"/>
      <w:pPr>
        <w:tabs>
          <w:tab w:val="num" w:pos="2160"/>
        </w:tabs>
        <w:ind w:left="2160" w:hanging="360"/>
      </w:pPr>
      <w:rPr>
        <w:rFonts w:ascii="Arial" w:hAnsi="Arial" w:hint="default"/>
      </w:rPr>
    </w:lvl>
    <w:lvl w:ilvl="3" w:tplc="1346C3D2" w:tentative="1">
      <w:start w:val="1"/>
      <w:numFmt w:val="bullet"/>
      <w:lvlText w:val="–"/>
      <w:lvlJc w:val="left"/>
      <w:pPr>
        <w:tabs>
          <w:tab w:val="num" w:pos="2880"/>
        </w:tabs>
        <w:ind w:left="2880" w:hanging="360"/>
      </w:pPr>
      <w:rPr>
        <w:rFonts w:ascii="Arial" w:hAnsi="Arial" w:hint="default"/>
      </w:rPr>
    </w:lvl>
    <w:lvl w:ilvl="4" w:tplc="D4E026BC" w:tentative="1">
      <w:start w:val="1"/>
      <w:numFmt w:val="bullet"/>
      <w:lvlText w:val="–"/>
      <w:lvlJc w:val="left"/>
      <w:pPr>
        <w:tabs>
          <w:tab w:val="num" w:pos="3600"/>
        </w:tabs>
        <w:ind w:left="3600" w:hanging="360"/>
      </w:pPr>
      <w:rPr>
        <w:rFonts w:ascii="Arial" w:hAnsi="Arial" w:hint="default"/>
      </w:rPr>
    </w:lvl>
    <w:lvl w:ilvl="5" w:tplc="3C90E232" w:tentative="1">
      <w:start w:val="1"/>
      <w:numFmt w:val="bullet"/>
      <w:lvlText w:val="–"/>
      <w:lvlJc w:val="left"/>
      <w:pPr>
        <w:tabs>
          <w:tab w:val="num" w:pos="4320"/>
        </w:tabs>
        <w:ind w:left="4320" w:hanging="360"/>
      </w:pPr>
      <w:rPr>
        <w:rFonts w:ascii="Arial" w:hAnsi="Arial" w:hint="default"/>
      </w:rPr>
    </w:lvl>
    <w:lvl w:ilvl="6" w:tplc="2722897E" w:tentative="1">
      <w:start w:val="1"/>
      <w:numFmt w:val="bullet"/>
      <w:lvlText w:val="–"/>
      <w:lvlJc w:val="left"/>
      <w:pPr>
        <w:tabs>
          <w:tab w:val="num" w:pos="5040"/>
        </w:tabs>
        <w:ind w:left="5040" w:hanging="360"/>
      </w:pPr>
      <w:rPr>
        <w:rFonts w:ascii="Arial" w:hAnsi="Arial" w:hint="default"/>
      </w:rPr>
    </w:lvl>
    <w:lvl w:ilvl="7" w:tplc="4A98398E" w:tentative="1">
      <w:start w:val="1"/>
      <w:numFmt w:val="bullet"/>
      <w:lvlText w:val="–"/>
      <w:lvlJc w:val="left"/>
      <w:pPr>
        <w:tabs>
          <w:tab w:val="num" w:pos="5760"/>
        </w:tabs>
        <w:ind w:left="5760" w:hanging="360"/>
      </w:pPr>
      <w:rPr>
        <w:rFonts w:ascii="Arial" w:hAnsi="Arial" w:hint="default"/>
      </w:rPr>
    </w:lvl>
    <w:lvl w:ilvl="8" w:tplc="7256DE40"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795D48A5"/>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8" w15:restartNumberingAfterBreak="0">
    <w:nsid w:val="7BC330F5"/>
    <w:multiLevelType w:val="hybridMultilevel"/>
    <w:tmpl w:val="C2769C2A"/>
    <w:lvl w:ilvl="0" w:tplc="61DCB782">
      <w:start w:val="1"/>
      <w:numFmt w:val="bullet"/>
      <w:pStyle w:val="ZchnZchn"/>
      <w:lvlText w:val=""/>
      <w:lvlJc w:val="left"/>
      <w:pPr>
        <w:tabs>
          <w:tab w:val="num" w:pos="851"/>
        </w:tabs>
        <w:ind w:left="851" w:hanging="851"/>
      </w:pPr>
      <w:rPr>
        <w:rFonts w:ascii="ZapfDingbats" w:hAnsi="ZapfDingbats" w:hint="default"/>
        <w:b/>
        <w:i w:val="0"/>
        <w:color w:val="70CEF5"/>
        <w:sz w:val="20"/>
        <w:szCs w:val="20"/>
      </w:rPr>
    </w:lvl>
    <w:lvl w:ilvl="1" w:tplc="82A0D7B8">
      <w:start w:val="1"/>
      <w:numFmt w:val="bullet"/>
      <w:lvlText w:val="o"/>
      <w:lvlJc w:val="left"/>
      <w:pPr>
        <w:tabs>
          <w:tab w:val="num" w:pos="1440"/>
        </w:tabs>
        <w:ind w:left="1440" w:hanging="360"/>
      </w:pPr>
      <w:rPr>
        <w:rFonts w:ascii="Courier New" w:hAnsi="Courier New" w:cs="Courier New" w:hint="default"/>
      </w:rPr>
    </w:lvl>
    <w:lvl w:ilvl="2" w:tplc="64DCC62E" w:tentative="1">
      <w:start w:val="1"/>
      <w:numFmt w:val="bullet"/>
      <w:lvlText w:val=""/>
      <w:lvlJc w:val="left"/>
      <w:pPr>
        <w:tabs>
          <w:tab w:val="num" w:pos="2160"/>
        </w:tabs>
        <w:ind w:left="2160" w:hanging="360"/>
      </w:pPr>
      <w:rPr>
        <w:rFonts w:ascii="Wingdings" w:hAnsi="Wingdings" w:hint="default"/>
      </w:rPr>
    </w:lvl>
    <w:lvl w:ilvl="3" w:tplc="59DCB938" w:tentative="1">
      <w:start w:val="1"/>
      <w:numFmt w:val="bullet"/>
      <w:lvlText w:val=""/>
      <w:lvlJc w:val="left"/>
      <w:pPr>
        <w:tabs>
          <w:tab w:val="num" w:pos="2880"/>
        </w:tabs>
        <w:ind w:left="2880" w:hanging="360"/>
      </w:pPr>
      <w:rPr>
        <w:rFonts w:ascii="Symbol" w:hAnsi="Symbol" w:hint="default"/>
      </w:rPr>
    </w:lvl>
    <w:lvl w:ilvl="4" w:tplc="1F7A0152" w:tentative="1">
      <w:start w:val="1"/>
      <w:numFmt w:val="bullet"/>
      <w:lvlText w:val="o"/>
      <w:lvlJc w:val="left"/>
      <w:pPr>
        <w:tabs>
          <w:tab w:val="num" w:pos="3600"/>
        </w:tabs>
        <w:ind w:left="3600" w:hanging="360"/>
      </w:pPr>
      <w:rPr>
        <w:rFonts w:ascii="Courier New" w:hAnsi="Courier New" w:cs="Courier New" w:hint="default"/>
      </w:rPr>
    </w:lvl>
    <w:lvl w:ilvl="5" w:tplc="261A3A1C" w:tentative="1">
      <w:start w:val="1"/>
      <w:numFmt w:val="bullet"/>
      <w:lvlText w:val=""/>
      <w:lvlJc w:val="left"/>
      <w:pPr>
        <w:tabs>
          <w:tab w:val="num" w:pos="4320"/>
        </w:tabs>
        <w:ind w:left="4320" w:hanging="360"/>
      </w:pPr>
      <w:rPr>
        <w:rFonts w:ascii="Wingdings" w:hAnsi="Wingdings" w:hint="default"/>
      </w:rPr>
    </w:lvl>
    <w:lvl w:ilvl="6" w:tplc="D074755E" w:tentative="1">
      <w:start w:val="1"/>
      <w:numFmt w:val="bullet"/>
      <w:lvlText w:val=""/>
      <w:lvlJc w:val="left"/>
      <w:pPr>
        <w:tabs>
          <w:tab w:val="num" w:pos="5040"/>
        </w:tabs>
        <w:ind w:left="5040" w:hanging="360"/>
      </w:pPr>
      <w:rPr>
        <w:rFonts w:ascii="Symbol" w:hAnsi="Symbol" w:hint="default"/>
      </w:rPr>
    </w:lvl>
    <w:lvl w:ilvl="7" w:tplc="227C36F8" w:tentative="1">
      <w:start w:val="1"/>
      <w:numFmt w:val="bullet"/>
      <w:lvlText w:val="o"/>
      <w:lvlJc w:val="left"/>
      <w:pPr>
        <w:tabs>
          <w:tab w:val="num" w:pos="5760"/>
        </w:tabs>
        <w:ind w:left="5760" w:hanging="360"/>
      </w:pPr>
      <w:rPr>
        <w:rFonts w:ascii="Courier New" w:hAnsi="Courier New" w:cs="Courier New" w:hint="default"/>
      </w:rPr>
    </w:lvl>
    <w:lvl w:ilvl="8" w:tplc="493A8D2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F547DFD"/>
    <w:multiLevelType w:val="singleLevel"/>
    <w:tmpl w:val="84089F44"/>
    <w:lvl w:ilvl="0">
      <w:start w:val="1"/>
      <w:numFmt w:val="bullet"/>
      <w:pStyle w:val="textintend2"/>
      <w:lvlText w:val=""/>
      <w:lvlJc w:val="left"/>
      <w:pPr>
        <w:tabs>
          <w:tab w:val="num" w:pos="1418"/>
        </w:tabs>
        <w:ind w:left="1418" w:hanging="426"/>
      </w:pPr>
      <w:rPr>
        <w:rFonts w:ascii="Wingdings" w:hAnsi="Wingdings" w:hint="default"/>
      </w:rPr>
    </w:lvl>
  </w:abstractNum>
  <w:num w:numId="1" w16cid:durableId="444006914">
    <w:abstractNumId w:val="26"/>
  </w:num>
  <w:num w:numId="2" w16cid:durableId="690882835">
    <w:abstractNumId w:val="20"/>
  </w:num>
  <w:num w:numId="3" w16cid:durableId="1864435241">
    <w:abstractNumId w:val="23"/>
  </w:num>
  <w:num w:numId="4" w16cid:durableId="1264994737">
    <w:abstractNumId w:val="27"/>
  </w:num>
  <w:num w:numId="5" w16cid:durableId="2035576112">
    <w:abstractNumId w:val="13"/>
  </w:num>
  <w:num w:numId="6" w16cid:durableId="1021518471">
    <w:abstractNumId w:val="8"/>
  </w:num>
  <w:num w:numId="7" w16cid:durableId="1952201195">
    <w:abstractNumId w:val="10"/>
  </w:num>
  <w:num w:numId="8" w16cid:durableId="2069258652">
    <w:abstractNumId w:val="24"/>
  </w:num>
  <w:num w:numId="9" w16cid:durableId="1247349211">
    <w:abstractNumId w:val="9"/>
  </w:num>
  <w:num w:numId="10" w16cid:durableId="1750343613">
    <w:abstractNumId w:val="29"/>
  </w:num>
  <w:num w:numId="11" w16cid:durableId="1672099929">
    <w:abstractNumId w:val="5"/>
  </w:num>
  <w:num w:numId="12" w16cid:durableId="1229413313">
    <w:abstractNumId w:val="28"/>
  </w:num>
  <w:num w:numId="13" w16cid:durableId="457725574">
    <w:abstractNumId w:val="7"/>
  </w:num>
  <w:num w:numId="14" w16cid:durableId="143669465">
    <w:abstractNumId w:val="0"/>
  </w:num>
  <w:num w:numId="15" w16cid:durableId="1715302476">
    <w:abstractNumId w:val="22"/>
  </w:num>
  <w:num w:numId="16" w16cid:durableId="1258099345">
    <w:abstractNumId w:val="14"/>
  </w:num>
  <w:num w:numId="17" w16cid:durableId="33812254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55037936">
    <w:abstractNumId w:val="6"/>
  </w:num>
  <w:num w:numId="19" w16cid:durableId="1320844611">
    <w:abstractNumId w:val="1"/>
  </w:num>
  <w:num w:numId="20" w16cid:durableId="1176192873">
    <w:abstractNumId w:val="25"/>
  </w:num>
  <w:num w:numId="21" w16cid:durableId="552086183">
    <w:abstractNumId w:val="18"/>
  </w:num>
  <w:num w:numId="22" w16cid:durableId="1077870875">
    <w:abstractNumId w:val="16"/>
  </w:num>
  <w:num w:numId="23" w16cid:durableId="446896569">
    <w:abstractNumId w:val="11"/>
  </w:num>
  <w:num w:numId="24" w16cid:durableId="994333911">
    <w:abstractNumId w:val="3"/>
  </w:num>
  <w:num w:numId="25" w16cid:durableId="1182354572">
    <w:abstractNumId w:val="2"/>
  </w:num>
  <w:num w:numId="26" w16cid:durableId="792750990">
    <w:abstractNumId w:val="19"/>
  </w:num>
  <w:num w:numId="27" w16cid:durableId="19432944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32044732">
    <w:abstractNumId w:val="17"/>
  </w:num>
  <w:num w:numId="29" w16cid:durableId="577598592">
    <w:abstractNumId w:val="12"/>
  </w:num>
  <w:num w:numId="30" w16cid:durableId="1521897228">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rea">
    <w15:presenceInfo w15:providerId="None" w15:userId="Kor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SystemFonts/>
  <w:bordersDoNotSurroundHeader/>
  <w:bordersDoNotSurroundFooter/>
  <w:activeWritingStyle w:appName="MSWord" w:lang="en-GB" w:vendorID="64" w:dllVersion="5"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ko-KR"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ko-KR" w:vendorID="64" w:dllVersion="4096" w:nlCheck="1" w:checkStyle="0"/>
  <w:activeWritingStyle w:appName="MSWord" w:lang="fr-FR" w:vendorID="64" w:dllVersion="4096" w:nlCheck="1" w:checkStyle="0"/>
  <w:activeWritingStyle w:appName="MSWord" w:lang="es-ES" w:vendorID="64" w:dllVersion="4096" w:nlCheck="1" w:checkStyle="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4B2"/>
    <w:rsid w:val="000069D4"/>
    <w:rsid w:val="000174AD"/>
    <w:rsid w:val="00021D3B"/>
    <w:rsid w:val="00024699"/>
    <w:rsid w:val="000354A0"/>
    <w:rsid w:val="00041082"/>
    <w:rsid w:val="00047A1D"/>
    <w:rsid w:val="000604B9"/>
    <w:rsid w:val="000A7D55"/>
    <w:rsid w:val="000B564B"/>
    <w:rsid w:val="000C12C8"/>
    <w:rsid w:val="000C2E8E"/>
    <w:rsid w:val="000E0E7C"/>
    <w:rsid w:val="000F1B4B"/>
    <w:rsid w:val="00116109"/>
    <w:rsid w:val="0012744F"/>
    <w:rsid w:val="00131178"/>
    <w:rsid w:val="00156F66"/>
    <w:rsid w:val="001612FF"/>
    <w:rsid w:val="00163271"/>
    <w:rsid w:val="00172122"/>
    <w:rsid w:val="00182528"/>
    <w:rsid w:val="00182D4E"/>
    <w:rsid w:val="0018500B"/>
    <w:rsid w:val="001860F4"/>
    <w:rsid w:val="00196A19"/>
    <w:rsid w:val="00202DC1"/>
    <w:rsid w:val="002116EE"/>
    <w:rsid w:val="00212FC9"/>
    <w:rsid w:val="002179F7"/>
    <w:rsid w:val="002309D8"/>
    <w:rsid w:val="002907DF"/>
    <w:rsid w:val="002A7FE2"/>
    <w:rsid w:val="002B743A"/>
    <w:rsid w:val="002C5E14"/>
    <w:rsid w:val="002E1B4F"/>
    <w:rsid w:val="002E304F"/>
    <w:rsid w:val="002F2E67"/>
    <w:rsid w:val="002F7CB3"/>
    <w:rsid w:val="00300E47"/>
    <w:rsid w:val="00315546"/>
    <w:rsid w:val="0031671A"/>
    <w:rsid w:val="00330567"/>
    <w:rsid w:val="00381C81"/>
    <w:rsid w:val="00386A9D"/>
    <w:rsid w:val="00391081"/>
    <w:rsid w:val="003B2789"/>
    <w:rsid w:val="003C13CE"/>
    <w:rsid w:val="003C697E"/>
    <w:rsid w:val="003D3CD0"/>
    <w:rsid w:val="003E2518"/>
    <w:rsid w:val="003E7CEF"/>
    <w:rsid w:val="004227C0"/>
    <w:rsid w:val="004462A9"/>
    <w:rsid w:val="004B1EF7"/>
    <w:rsid w:val="004B3FAD"/>
    <w:rsid w:val="004C5749"/>
    <w:rsid w:val="00501DCA"/>
    <w:rsid w:val="00507213"/>
    <w:rsid w:val="00513A47"/>
    <w:rsid w:val="00522059"/>
    <w:rsid w:val="005408DF"/>
    <w:rsid w:val="00573344"/>
    <w:rsid w:val="00583F9B"/>
    <w:rsid w:val="005A5639"/>
    <w:rsid w:val="005A732C"/>
    <w:rsid w:val="005B0D29"/>
    <w:rsid w:val="005E5C10"/>
    <w:rsid w:val="005F2C78"/>
    <w:rsid w:val="00601037"/>
    <w:rsid w:val="006144E4"/>
    <w:rsid w:val="006417C9"/>
    <w:rsid w:val="00650299"/>
    <w:rsid w:val="00655FC5"/>
    <w:rsid w:val="00664C80"/>
    <w:rsid w:val="00697826"/>
    <w:rsid w:val="006C432D"/>
    <w:rsid w:val="006E6FC5"/>
    <w:rsid w:val="007157DB"/>
    <w:rsid w:val="0075443B"/>
    <w:rsid w:val="00766F14"/>
    <w:rsid w:val="00781DEB"/>
    <w:rsid w:val="00784DE4"/>
    <w:rsid w:val="007B6DBA"/>
    <w:rsid w:val="0080538C"/>
    <w:rsid w:val="00806259"/>
    <w:rsid w:val="00814E0A"/>
    <w:rsid w:val="008161BA"/>
    <w:rsid w:val="00822581"/>
    <w:rsid w:val="008309DD"/>
    <w:rsid w:val="0083227A"/>
    <w:rsid w:val="0083341A"/>
    <w:rsid w:val="008351FF"/>
    <w:rsid w:val="008578BD"/>
    <w:rsid w:val="008614B2"/>
    <w:rsid w:val="00866900"/>
    <w:rsid w:val="00876A8A"/>
    <w:rsid w:val="00881BA1"/>
    <w:rsid w:val="00890536"/>
    <w:rsid w:val="008C2302"/>
    <w:rsid w:val="008C26B8"/>
    <w:rsid w:val="008E0754"/>
    <w:rsid w:val="008F208F"/>
    <w:rsid w:val="00924D83"/>
    <w:rsid w:val="00971F1F"/>
    <w:rsid w:val="00982084"/>
    <w:rsid w:val="009869DA"/>
    <w:rsid w:val="00995963"/>
    <w:rsid w:val="009B61EB"/>
    <w:rsid w:val="009C2064"/>
    <w:rsid w:val="009D08E3"/>
    <w:rsid w:val="009D1697"/>
    <w:rsid w:val="009F1254"/>
    <w:rsid w:val="009F3A46"/>
    <w:rsid w:val="009F5C79"/>
    <w:rsid w:val="009F5ED9"/>
    <w:rsid w:val="009F6520"/>
    <w:rsid w:val="00A014F8"/>
    <w:rsid w:val="00A034C4"/>
    <w:rsid w:val="00A073FC"/>
    <w:rsid w:val="00A14E33"/>
    <w:rsid w:val="00A5173C"/>
    <w:rsid w:val="00A61AEF"/>
    <w:rsid w:val="00AB6FD7"/>
    <w:rsid w:val="00AD2345"/>
    <w:rsid w:val="00AD69DB"/>
    <w:rsid w:val="00AF173A"/>
    <w:rsid w:val="00AF6E32"/>
    <w:rsid w:val="00B066A4"/>
    <w:rsid w:val="00B07A13"/>
    <w:rsid w:val="00B238B5"/>
    <w:rsid w:val="00B27DDF"/>
    <w:rsid w:val="00B4279B"/>
    <w:rsid w:val="00B45FC9"/>
    <w:rsid w:val="00B518E0"/>
    <w:rsid w:val="00B76F35"/>
    <w:rsid w:val="00B81138"/>
    <w:rsid w:val="00BC3896"/>
    <w:rsid w:val="00BC7CCF"/>
    <w:rsid w:val="00BD730D"/>
    <w:rsid w:val="00BE30B7"/>
    <w:rsid w:val="00BE470B"/>
    <w:rsid w:val="00BE5650"/>
    <w:rsid w:val="00BE7CFE"/>
    <w:rsid w:val="00BF014A"/>
    <w:rsid w:val="00C05150"/>
    <w:rsid w:val="00C14DA8"/>
    <w:rsid w:val="00C177F6"/>
    <w:rsid w:val="00C416FA"/>
    <w:rsid w:val="00C52BE4"/>
    <w:rsid w:val="00C57A91"/>
    <w:rsid w:val="00C819DC"/>
    <w:rsid w:val="00C93CBA"/>
    <w:rsid w:val="00CA487B"/>
    <w:rsid w:val="00CC01C2"/>
    <w:rsid w:val="00CF21F2"/>
    <w:rsid w:val="00D02712"/>
    <w:rsid w:val="00D046A7"/>
    <w:rsid w:val="00D214D0"/>
    <w:rsid w:val="00D22468"/>
    <w:rsid w:val="00D3411B"/>
    <w:rsid w:val="00D6546B"/>
    <w:rsid w:val="00D75D3D"/>
    <w:rsid w:val="00DA7036"/>
    <w:rsid w:val="00DB178B"/>
    <w:rsid w:val="00DB4B49"/>
    <w:rsid w:val="00DC17D3"/>
    <w:rsid w:val="00DD4BED"/>
    <w:rsid w:val="00DE39F0"/>
    <w:rsid w:val="00DF0AF3"/>
    <w:rsid w:val="00DF7E9F"/>
    <w:rsid w:val="00E12522"/>
    <w:rsid w:val="00E27D7E"/>
    <w:rsid w:val="00E36F81"/>
    <w:rsid w:val="00E42E13"/>
    <w:rsid w:val="00E56D5C"/>
    <w:rsid w:val="00E57378"/>
    <w:rsid w:val="00E6257C"/>
    <w:rsid w:val="00E62E34"/>
    <w:rsid w:val="00E63C59"/>
    <w:rsid w:val="00E74BD3"/>
    <w:rsid w:val="00E82163"/>
    <w:rsid w:val="00F15845"/>
    <w:rsid w:val="00F25662"/>
    <w:rsid w:val="00F316C0"/>
    <w:rsid w:val="00F54453"/>
    <w:rsid w:val="00F5684D"/>
    <w:rsid w:val="00FA124A"/>
    <w:rsid w:val="00FC08DD"/>
    <w:rsid w:val="00FC2316"/>
    <w:rsid w:val="00FC2CF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79178D"/>
  <w15:docId w15:val="{081FE38A-CE26-4902-AE33-D98EEDCE7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eastAsia="바탕"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qFormat="1"/>
    <w:lsdException w:name="index 2" w:semiHidden="1" w:uiPriority="99" w:unhideWhenUsed="1" w:qFormat="1"/>
    <w:lsdException w:name="index 3" w:semiHidden="1" w:uiPriority="99" w:unhideWhenUsed="1" w:qFormat="1"/>
    <w:lsdException w:name="index 4" w:semiHidden="1" w:uiPriority="99" w:unhideWhenUsed="1" w:qFormat="1"/>
    <w:lsdException w:name="index 5" w:semiHidden="1" w:uiPriority="99" w:unhideWhenUsed="1" w:qFormat="1"/>
    <w:lsdException w:name="index 6" w:semiHidden="1" w:uiPriority="99" w:unhideWhenUsed="1" w:qFormat="1"/>
    <w:lsdException w:name="index 7" w:semiHidden="1" w:uiPriority="99" w:unhideWhenUsed="1" w:qFormat="1"/>
    <w:lsdException w:name="index 8" w:semiHidden="1" w:uiPriority="99" w:unhideWhenUsed="1" w:qFormat="1"/>
    <w:lsdException w:name="index 9" w:semiHidden="1" w:uiPriority="99" w:unhideWhenUsed="1" w:qFormat="1"/>
    <w:lsdException w:name="toc 1" w:semiHidden="1" w:uiPriority="39" w:unhideWhenUsed="1" w:qFormat="1"/>
    <w:lsdException w:name="toc 2" w:semiHidden="1" w:uiPriority="39" w:unhideWhenUsed="1" w:qFormat="1"/>
    <w:lsdException w:name="toc 3" w:semiHidden="1" w:uiPriority="99" w:unhideWhenUsed="1" w:qFormat="1"/>
    <w:lsdException w:name="toc 4" w:semiHidden="1" w:uiPriority="99" w:unhideWhenUsed="1" w:qFormat="1"/>
    <w:lsdException w:name="toc 5" w:semiHidden="1" w:uiPriority="99" w:unhideWhenUsed="1" w:qFormat="1"/>
    <w:lsdException w:name="toc 6" w:semiHidden="1" w:uiPriority="99" w:unhideWhenUsed="1" w:qFormat="1"/>
    <w:lsdException w:name="toc 7" w:semiHidden="1" w:uiPriority="99" w:unhideWhenUsed="1" w:qFormat="1"/>
    <w:lsdException w:name="toc 8" w:semiHidden="1" w:uiPriority="99" w:unhideWhenUsed="1" w:qFormat="1"/>
    <w:lsdException w:name="toc 9" w:semiHidden="1" w:uiPriority="39" w:unhideWhenUsed="1" w:qFormat="1"/>
    <w:lsdException w:name="Normal Indent" w:semiHidden="1" w:unhideWhenUsed="1"/>
    <w:lsdException w:name="footnote text" w:semiHidden="1" w:uiPriority="99" w:unhideWhenUsed="1" w:qFormat="1"/>
    <w:lsdException w:name="annotation text" w:semiHidden="1" w:uiPriority="99" w:unhideWhenUsed="1" w:qFormat="1"/>
    <w:lsdException w:name="header" w:semiHidden="1" w:unhideWhenUsed="1" w:qFormat="1"/>
    <w:lsdException w:name="footer" w:semiHidden="1" w:unhideWhenUsed="1" w:qFormat="1"/>
    <w:lsdException w:name="index heading" w:semiHidden="1" w:unhideWhenUsed="1" w:qFormat="1"/>
    <w:lsdException w:name="caption" w:semiHidden="1" w:uiPriority="35"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iPriority="99" w:unhideWhenUsed="1" w:qFormat="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4" w:qFormat="1"/>
    <w:lsdException w:name="List 5"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iPriority="9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Dat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qFormat="1"/>
    <w:lsdException w:name="FollowedHyperlink" w:semiHidden="1" w:unhideWhenUsed="1" w:qFormat="1"/>
    <w:lsdException w:name="Strong" w:uiPriority="22" w:qFormat="1"/>
    <w:lsdException w:name="Emphasis" w:uiPriority="20" w:qFormat="1"/>
    <w:lsdException w:name="Document Map" w:semiHidden="1" w:uiPriority="99" w:unhideWhenUsed="1" w:qFormat="1"/>
    <w:lsdException w:name="Plain Text" w:semiHidden="1" w:uiPriority="99"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99"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8F208F"/>
    <w:pPr>
      <w:tabs>
        <w:tab w:val="left" w:pos="1134"/>
        <w:tab w:val="left" w:pos="1871"/>
        <w:tab w:val="left" w:pos="2268"/>
      </w:tabs>
      <w:overflowPunct w:val="0"/>
      <w:autoSpaceDE w:val="0"/>
      <w:autoSpaceDN w:val="0"/>
      <w:adjustRightInd w:val="0"/>
      <w:spacing w:before="120"/>
      <w:textAlignment w:val="baseline"/>
    </w:pPr>
    <w:rPr>
      <w:rFonts w:ascii="Times New Roman" w:hAnsi="Times New Roman"/>
      <w:sz w:val="24"/>
      <w:lang w:val="en-GB" w:eastAsia="en-US"/>
    </w:rPr>
  </w:style>
  <w:style w:type="paragraph" w:styleId="10">
    <w:name w:val="heading 1"/>
    <w:aliases w:val="ECC Heading 1,título 1,H1,h1,h11,h12,h13,h14,h15,h16,h17,h111,h121,h131,h141,h151,h161,h18,h112,h122,h132,h142,h152,h162,h19,h113,h123,h133,h143,h153,h163,1,l1,II+,I,Section Head,Chapter Heading,h:1,h:1app,app heading 1,Section of paper,Titre§,H"/>
    <w:basedOn w:val="a1"/>
    <w:next w:val="a1"/>
    <w:link w:val="1Char"/>
    <w:qFormat/>
    <w:rsid w:val="008F208F"/>
    <w:pPr>
      <w:keepNext/>
      <w:keepLines/>
      <w:spacing w:before="280"/>
      <w:ind w:left="1134" w:hanging="1134"/>
      <w:outlineLvl w:val="0"/>
    </w:pPr>
    <w:rPr>
      <w:b/>
      <w:sz w:val="28"/>
    </w:rPr>
  </w:style>
  <w:style w:type="paragraph" w:styleId="2">
    <w:name w:val="heading 2"/>
    <w:aliases w:val="Head2"/>
    <w:link w:val="2Char"/>
    <w:qFormat/>
    <w:rsid w:val="006E6FC5"/>
    <w:pPr>
      <w:spacing w:after="160" w:line="259" w:lineRule="auto"/>
      <w:jc w:val="center"/>
      <w:outlineLvl w:val="1"/>
    </w:pPr>
    <w:rPr>
      <w:rFonts w:ascii="Calibri" w:eastAsiaTheme="minorEastAsia" w:hAnsi="Calibri" w:cstheme="minorBidi"/>
      <w:sz w:val="24"/>
      <w:szCs w:val="22"/>
      <w:lang w:eastAsia="ko-KR"/>
    </w:rPr>
  </w:style>
  <w:style w:type="paragraph" w:styleId="3">
    <w:name w:val="heading 3"/>
    <w:aliases w:val="h3,h31,H3,Underrubrik2,Memo Heading 3,no break,Heading 3 Char1 Char,Heading 3 Char Char Char,Heading 3 Char1 Char Char Char,Heading 3 Char Char Char Char Char,Heading 3 Char Char1 Char,Heading 3 Char2 Char,0H,标题 3 Char,3,ECC Heading 3"/>
    <w:basedOn w:val="10"/>
    <w:next w:val="a1"/>
    <w:link w:val="3Char"/>
    <w:qFormat/>
    <w:rsid w:val="008F208F"/>
    <w:pPr>
      <w:tabs>
        <w:tab w:val="clear" w:pos="1134"/>
      </w:tabs>
      <w:spacing w:before="200"/>
      <w:outlineLvl w:val="2"/>
    </w:pPr>
    <w:rPr>
      <w:sz w:val="24"/>
    </w:rPr>
  </w:style>
  <w:style w:type="paragraph" w:styleId="4">
    <w:name w:val="heading 4"/>
    <w:aliases w:val="h4,H4,h41,H41,H42,h42,H43,h43,H411,h411,H421,h421,H44,h44,H412,h412,H422,h422,H431,h431,H45,h45,H413,h413,H423,h423,H432,h432,H46,h46,H47,h47,Memo Heading 4,ECC Heading 4"/>
    <w:basedOn w:val="3"/>
    <w:next w:val="a1"/>
    <w:link w:val="4Char"/>
    <w:qFormat/>
    <w:rsid w:val="008F208F"/>
    <w:pPr>
      <w:outlineLvl w:val="3"/>
    </w:pPr>
  </w:style>
  <w:style w:type="paragraph" w:styleId="5">
    <w:name w:val="heading 5"/>
    <w:aliases w:val="h5,Heading5,H5"/>
    <w:basedOn w:val="4"/>
    <w:next w:val="a1"/>
    <w:link w:val="5Char"/>
    <w:qFormat/>
    <w:rsid w:val="008F208F"/>
    <w:pPr>
      <w:outlineLvl w:val="4"/>
    </w:pPr>
  </w:style>
  <w:style w:type="paragraph" w:styleId="6">
    <w:name w:val="heading 6"/>
    <w:basedOn w:val="4"/>
    <w:next w:val="a1"/>
    <w:link w:val="6Char"/>
    <w:qFormat/>
    <w:rsid w:val="008F208F"/>
    <w:pPr>
      <w:outlineLvl w:val="5"/>
    </w:pPr>
  </w:style>
  <w:style w:type="paragraph" w:styleId="7">
    <w:name w:val="heading 7"/>
    <w:aliases w:val="H7,8"/>
    <w:basedOn w:val="6"/>
    <w:next w:val="a1"/>
    <w:link w:val="7Char"/>
    <w:uiPriority w:val="99"/>
    <w:qFormat/>
    <w:rsid w:val="008F208F"/>
    <w:pPr>
      <w:outlineLvl w:val="6"/>
    </w:pPr>
  </w:style>
  <w:style w:type="paragraph" w:styleId="8">
    <w:name w:val="heading 8"/>
    <w:aliases w:val="Table Heading"/>
    <w:basedOn w:val="6"/>
    <w:next w:val="a1"/>
    <w:link w:val="8Char"/>
    <w:uiPriority w:val="99"/>
    <w:qFormat/>
    <w:rsid w:val="008F208F"/>
    <w:pPr>
      <w:outlineLvl w:val="7"/>
    </w:pPr>
  </w:style>
  <w:style w:type="paragraph" w:styleId="9">
    <w:name w:val="heading 9"/>
    <w:aliases w:val="Figure Heading,FH"/>
    <w:basedOn w:val="6"/>
    <w:next w:val="a1"/>
    <w:link w:val="9Char"/>
    <w:uiPriority w:val="99"/>
    <w:qFormat/>
    <w:rsid w:val="008F208F"/>
    <w:pPr>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Normalaftertitle">
    <w:name w:val="Normal_after_title"/>
    <w:basedOn w:val="a1"/>
    <w:next w:val="a1"/>
    <w:link w:val="NormalaftertitleChar"/>
    <w:qFormat/>
    <w:rsid w:val="00D02712"/>
    <w:pPr>
      <w:spacing w:before="360"/>
    </w:pPr>
  </w:style>
  <w:style w:type="paragraph" w:customStyle="1" w:styleId="Artheading">
    <w:name w:val="Art_heading"/>
    <w:basedOn w:val="a1"/>
    <w:next w:val="a1"/>
    <w:uiPriority w:val="99"/>
    <w:qFormat/>
    <w:rsid w:val="008F208F"/>
    <w:pPr>
      <w:spacing w:before="480"/>
      <w:jc w:val="center"/>
    </w:pPr>
    <w:rPr>
      <w:rFonts w:ascii="Times New Roman Bold" w:hAnsi="Times New Roman Bold"/>
      <w:b/>
      <w:sz w:val="28"/>
    </w:rPr>
  </w:style>
  <w:style w:type="paragraph" w:customStyle="1" w:styleId="ArtNo">
    <w:name w:val="Art_No"/>
    <w:basedOn w:val="a1"/>
    <w:next w:val="a1"/>
    <w:link w:val="ArtNoChar"/>
    <w:uiPriority w:val="99"/>
    <w:qFormat/>
    <w:rsid w:val="008F208F"/>
    <w:pPr>
      <w:keepNext/>
      <w:keepLines/>
      <w:spacing w:before="480"/>
      <w:jc w:val="center"/>
    </w:pPr>
    <w:rPr>
      <w:caps/>
      <w:sz w:val="28"/>
    </w:rPr>
  </w:style>
  <w:style w:type="paragraph" w:customStyle="1" w:styleId="Arttitle">
    <w:name w:val="Art_title"/>
    <w:basedOn w:val="a1"/>
    <w:next w:val="a1"/>
    <w:link w:val="ArttitleChar"/>
    <w:qFormat/>
    <w:rsid w:val="008F208F"/>
    <w:pPr>
      <w:keepNext/>
      <w:keepLines/>
      <w:spacing w:before="240"/>
      <w:jc w:val="center"/>
    </w:pPr>
    <w:rPr>
      <w:b/>
      <w:sz w:val="28"/>
    </w:rPr>
  </w:style>
  <w:style w:type="paragraph" w:customStyle="1" w:styleId="ASN1">
    <w:name w:val="ASN.1"/>
    <w:basedOn w:val="a1"/>
    <w:uiPriority w:val="99"/>
    <w:qFormat/>
    <w:rsid w:val="00E63C59"/>
    <w:pPr>
      <w:tabs>
        <w:tab w:val="left" w:pos="567"/>
        <w:tab w:val="left" w:pos="1701"/>
        <w:tab w:val="left" w:pos="2835"/>
        <w:tab w:val="left" w:pos="3402"/>
        <w:tab w:val="left" w:pos="3969"/>
        <w:tab w:val="left" w:pos="4536"/>
        <w:tab w:val="left" w:pos="5103"/>
        <w:tab w:val="left" w:pos="5670"/>
      </w:tabs>
      <w:spacing w:before="0"/>
    </w:pPr>
    <w:rPr>
      <w:rFonts w:ascii="Times New Roman Bold" w:hAnsi="Times New Roman Bold"/>
      <w:b/>
      <w:noProof/>
      <w:sz w:val="20"/>
    </w:rPr>
  </w:style>
  <w:style w:type="paragraph" w:customStyle="1" w:styleId="Call">
    <w:name w:val="Call"/>
    <w:basedOn w:val="a1"/>
    <w:next w:val="a1"/>
    <w:link w:val="CallChar"/>
    <w:qFormat/>
    <w:rsid w:val="008F208F"/>
    <w:pPr>
      <w:keepNext/>
      <w:keepLines/>
      <w:spacing w:before="160"/>
      <w:ind w:left="1134"/>
    </w:pPr>
    <w:rPr>
      <w:i/>
    </w:rPr>
  </w:style>
  <w:style w:type="paragraph" w:customStyle="1" w:styleId="ChapNo">
    <w:name w:val="Chap_No"/>
    <w:basedOn w:val="ArtNo"/>
    <w:next w:val="a1"/>
    <w:uiPriority w:val="99"/>
    <w:qFormat/>
    <w:rsid w:val="008F208F"/>
    <w:rPr>
      <w:rFonts w:ascii="Times New Roman Bold" w:hAnsi="Times New Roman Bold"/>
      <w:b/>
    </w:rPr>
  </w:style>
  <w:style w:type="paragraph" w:customStyle="1" w:styleId="Chaptitle">
    <w:name w:val="Chap_title"/>
    <w:basedOn w:val="Arttitle"/>
    <w:next w:val="a1"/>
    <w:link w:val="ChaptitleChar"/>
    <w:uiPriority w:val="99"/>
    <w:qFormat/>
    <w:rsid w:val="008F208F"/>
  </w:style>
  <w:style w:type="character" w:styleId="a5">
    <w:name w:val="endnote reference"/>
    <w:basedOn w:val="a2"/>
    <w:rsid w:val="008F208F"/>
    <w:rPr>
      <w:vertAlign w:val="superscript"/>
    </w:rPr>
  </w:style>
  <w:style w:type="paragraph" w:customStyle="1" w:styleId="enumlev1">
    <w:name w:val="enumlev1"/>
    <w:basedOn w:val="a1"/>
    <w:link w:val="enumlev1Char"/>
    <w:qFormat/>
    <w:rsid w:val="008F208F"/>
    <w:pPr>
      <w:tabs>
        <w:tab w:val="clear" w:pos="2268"/>
        <w:tab w:val="left" w:pos="2608"/>
        <w:tab w:val="left" w:pos="3345"/>
      </w:tabs>
      <w:spacing w:before="80"/>
      <w:ind w:left="1134" w:hanging="1134"/>
    </w:pPr>
  </w:style>
  <w:style w:type="paragraph" w:customStyle="1" w:styleId="enumlev2">
    <w:name w:val="enumlev2"/>
    <w:basedOn w:val="enumlev1"/>
    <w:uiPriority w:val="99"/>
    <w:qFormat/>
    <w:rsid w:val="008F208F"/>
    <w:pPr>
      <w:ind w:left="1871" w:hanging="737"/>
    </w:pPr>
  </w:style>
  <w:style w:type="paragraph" w:customStyle="1" w:styleId="enumlev3">
    <w:name w:val="enumlev3"/>
    <w:basedOn w:val="enumlev2"/>
    <w:uiPriority w:val="99"/>
    <w:qFormat/>
    <w:rsid w:val="008F208F"/>
    <w:pPr>
      <w:ind w:left="2268" w:hanging="397"/>
    </w:pPr>
  </w:style>
  <w:style w:type="paragraph" w:customStyle="1" w:styleId="Equation">
    <w:name w:val="Equation"/>
    <w:aliases w:val="eq"/>
    <w:basedOn w:val="a1"/>
    <w:link w:val="EquationChar"/>
    <w:qFormat/>
    <w:rsid w:val="008F208F"/>
    <w:pPr>
      <w:tabs>
        <w:tab w:val="clear" w:pos="1871"/>
        <w:tab w:val="clear" w:pos="2268"/>
        <w:tab w:val="center" w:pos="4820"/>
        <w:tab w:val="right" w:pos="9639"/>
      </w:tabs>
    </w:pPr>
  </w:style>
  <w:style w:type="paragraph" w:customStyle="1" w:styleId="Equationlegend">
    <w:name w:val="Equation_legend"/>
    <w:basedOn w:val="a6"/>
    <w:link w:val="EquationlegendChar"/>
    <w:uiPriority w:val="99"/>
    <w:qFormat/>
    <w:rsid w:val="008F208F"/>
    <w:pPr>
      <w:tabs>
        <w:tab w:val="clear" w:pos="1134"/>
        <w:tab w:val="clear" w:pos="2268"/>
        <w:tab w:val="right" w:pos="1871"/>
        <w:tab w:val="left" w:pos="2041"/>
      </w:tabs>
      <w:spacing w:before="80"/>
      <w:ind w:left="2041" w:hanging="2041"/>
    </w:pPr>
  </w:style>
  <w:style w:type="paragraph" w:customStyle="1" w:styleId="Figurelegend">
    <w:name w:val="Figure_legend"/>
    <w:basedOn w:val="a1"/>
    <w:link w:val="FigurelegendChar"/>
    <w:uiPriority w:val="99"/>
    <w:qFormat/>
    <w:rsid w:val="008F208F"/>
    <w:pPr>
      <w:keepNext/>
      <w:keepLines/>
      <w:spacing w:before="20" w:after="20"/>
    </w:pPr>
    <w:rPr>
      <w:sz w:val="18"/>
    </w:rPr>
  </w:style>
  <w:style w:type="paragraph" w:customStyle="1" w:styleId="Tabletext">
    <w:name w:val="Table_text"/>
    <w:basedOn w:val="a1"/>
    <w:link w:val="TabletextChar"/>
    <w:qFormat/>
    <w:rsid w:val="008F208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pPr>
    <w:rPr>
      <w:sz w:val="20"/>
    </w:rPr>
  </w:style>
  <w:style w:type="paragraph" w:customStyle="1" w:styleId="Figurewithouttitle">
    <w:name w:val="Figure_without_title"/>
    <w:basedOn w:val="FigureNo"/>
    <w:next w:val="a1"/>
    <w:uiPriority w:val="99"/>
    <w:qFormat/>
    <w:rsid w:val="008F208F"/>
    <w:pPr>
      <w:keepNext w:val="0"/>
    </w:pPr>
  </w:style>
  <w:style w:type="paragraph" w:styleId="a7">
    <w:name w:val="footer"/>
    <w:aliases w:val="footer odd,footer,fo,pie de página,footer1,footer odd1,footer5,footer odd4,footer odd2,footer2,footer odd3,footer11,footer odd11,footer51,footer odd41,footer odd21,footer21,footer12,footer odd12,footer52,footer odd42,footer odd22,footer22,footer4"/>
    <w:basedOn w:val="a1"/>
    <w:link w:val="Char"/>
    <w:qFormat/>
    <w:rsid w:val="008F208F"/>
    <w:pPr>
      <w:tabs>
        <w:tab w:val="clear" w:pos="1134"/>
        <w:tab w:val="clear" w:pos="1871"/>
        <w:tab w:val="clear" w:pos="2268"/>
        <w:tab w:val="left" w:pos="5954"/>
        <w:tab w:val="right" w:pos="9639"/>
      </w:tabs>
      <w:spacing w:before="0"/>
    </w:pPr>
    <w:rPr>
      <w:caps/>
      <w:noProof/>
      <w:sz w:val="16"/>
    </w:rPr>
  </w:style>
  <w:style w:type="paragraph" w:customStyle="1" w:styleId="FirstFooter">
    <w:name w:val="FirstFooter"/>
    <w:basedOn w:val="a7"/>
    <w:uiPriority w:val="99"/>
    <w:qFormat/>
    <w:rsid w:val="008F208F"/>
    <w:pPr>
      <w:tabs>
        <w:tab w:val="clear" w:pos="5954"/>
        <w:tab w:val="clear" w:pos="9639"/>
      </w:tabs>
      <w:overflowPunct/>
      <w:autoSpaceDE/>
      <w:autoSpaceDN/>
      <w:adjustRightInd/>
      <w:spacing w:before="40"/>
      <w:textAlignment w:val="auto"/>
    </w:pPr>
    <w:rPr>
      <w:caps w:val="0"/>
      <w:noProof w:val="0"/>
    </w:rPr>
  </w:style>
  <w:style w:type="character" w:styleId="a8">
    <w:name w:val="footnote reference"/>
    <w:aliases w:val="Appel note de bas de p,Footnote Reference/,Footnote symbol,Style 12,(NECG) Footnote Reference,Style 124,o,fr,Style 13,FR,Style 17,Appel note de bas de p + 11 pt,Italic,Footnote,Appel note de bas de p1,Appel note de bas de p2,Ref,Styl"/>
    <w:basedOn w:val="a2"/>
    <w:qFormat/>
    <w:rsid w:val="008F208F"/>
    <w:rPr>
      <w:position w:val="6"/>
      <w:sz w:val="18"/>
    </w:rPr>
  </w:style>
  <w:style w:type="paragraph" w:styleId="a9">
    <w:name w:val="footnote text"/>
    <w:aliases w:val="ALTS FOOTNOTE,Footnote Text Char1,Footnote Text Char Char1,Footnote Text Char4 Char Char,Footnote Text Char1 Char1 Char1 Char,Footnote Text Char Char1 Char1 Char Char,Footnote Text Char1 Char1 Char1 Char Char Char1,DNV-FT,DN,footnote text"/>
    <w:basedOn w:val="a1"/>
    <w:link w:val="Char0"/>
    <w:uiPriority w:val="99"/>
    <w:qFormat/>
    <w:rsid w:val="008F208F"/>
    <w:pPr>
      <w:keepLines/>
      <w:tabs>
        <w:tab w:val="left" w:pos="255"/>
      </w:tabs>
    </w:pPr>
  </w:style>
  <w:style w:type="paragraph" w:customStyle="1" w:styleId="Note">
    <w:name w:val="Note"/>
    <w:basedOn w:val="a1"/>
    <w:next w:val="a1"/>
    <w:link w:val="NoteChar"/>
    <w:qFormat/>
    <w:rsid w:val="008F208F"/>
    <w:pPr>
      <w:tabs>
        <w:tab w:val="left" w:pos="284"/>
      </w:tabs>
      <w:spacing w:before="80"/>
    </w:pPr>
  </w:style>
  <w:style w:type="paragraph" w:styleId="aa">
    <w:name w:val="header"/>
    <w:aliases w:val="header odd,header,header odd1,header odd2,header odd3,header odd4,header odd5,header odd6,header1,header2,header3,header odd11,header odd21,header odd7,header4,header odd8,header odd9,header5,header odd12,header11,header21,header odd22,header31,h"/>
    <w:basedOn w:val="a1"/>
    <w:link w:val="Char1"/>
    <w:qFormat/>
    <w:rsid w:val="008F208F"/>
    <w:pPr>
      <w:spacing w:before="0"/>
      <w:jc w:val="center"/>
    </w:pPr>
    <w:rPr>
      <w:sz w:val="18"/>
    </w:rPr>
  </w:style>
  <w:style w:type="paragraph" w:styleId="11">
    <w:name w:val="index 1"/>
    <w:basedOn w:val="a1"/>
    <w:next w:val="a1"/>
    <w:uiPriority w:val="99"/>
    <w:qFormat/>
    <w:rsid w:val="00E63C59"/>
  </w:style>
  <w:style w:type="paragraph" w:styleId="20">
    <w:name w:val="index 2"/>
    <w:basedOn w:val="a1"/>
    <w:next w:val="a1"/>
    <w:uiPriority w:val="99"/>
    <w:qFormat/>
    <w:rsid w:val="00E63C59"/>
    <w:pPr>
      <w:ind w:left="283"/>
    </w:pPr>
  </w:style>
  <w:style w:type="paragraph" w:styleId="30">
    <w:name w:val="index 3"/>
    <w:basedOn w:val="a1"/>
    <w:next w:val="a1"/>
    <w:uiPriority w:val="99"/>
    <w:qFormat/>
    <w:rsid w:val="00E63C59"/>
    <w:pPr>
      <w:ind w:left="566"/>
    </w:pPr>
  </w:style>
  <w:style w:type="paragraph" w:customStyle="1" w:styleId="PartNo">
    <w:name w:val="Part_No"/>
    <w:basedOn w:val="AnnexNo"/>
    <w:next w:val="a1"/>
    <w:uiPriority w:val="99"/>
    <w:qFormat/>
    <w:rsid w:val="008F208F"/>
  </w:style>
  <w:style w:type="paragraph" w:customStyle="1" w:styleId="Partref">
    <w:name w:val="Part_ref"/>
    <w:basedOn w:val="Annexref"/>
    <w:next w:val="a1"/>
    <w:uiPriority w:val="99"/>
    <w:qFormat/>
    <w:rsid w:val="008F208F"/>
  </w:style>
  <w:style w:type="paragraph" w:customStyle="1" w:styleId="Parttitle">
    <w:name w:val="Part_title"/>
    <w:basedOn w:val="Annextitle"/>
    <w:next w:val="Normalaftertitle0"/>
    <w:uiPriority w:val="99"/>
    <w:qFormat/>
    <w:rsid w:val="008F208F"/>
  </w:style>
  <w:style w:type="paragraph" w:customStyle="1" w:styleId="RecNo">
    <w:name w:val="Rec_No"/>
    <w:basedOn w:val="a1"/>
    <w:next w:val="a1"/>
    <w:link w:val="RecNoChar"/>
    <w:uiPriority w:val="99"/>
    <w:qFormat/>
    <w:rsid w:val="008F208F"/>
    <w:pPr>
      <w:keepNext/>
      <w:keepLines/>
      <w:spacing w:before="480"/>
      <w:jc w:val="center"/>
    </w:pPr>
    <w:rPr>
      <w:caps/>
      <w:sz w:val="28"/>
    </w:rPr>
  </w:style>
  <w:style w:type="paragraph" w:customStyle="1" w:styleId="Rectitle">
    <w:name w:val="Rec_title"/>
    <w:basedOn w:val="RecNo"/>
    <w:next w:val="a1"/>
    <w:link w:val="RectitleChar"/>
    <w:qFormat/>
    <w:rsid w:val="008F208F"/>
    <w:pPr>
      <w:spacing w:before="240"/>
    </w:pPr>
    <w:rPr>
      <w:rFonts w:ascii="Times New Roman Bold" w:hAnsi="Times New Roman Bold"/>
      <w:b/>
      <w:caps w:val="0"/>
    </w:rPr>
  </w:style>
  <w:style w:type="paragraph" w:customStyle="1" w:styleId="Recref">
    <w:name w:val="Rec_ref"/>
    <w:basedOn w:val="Rectitle"/>
    <w:next w:val="Recdate"/>
    <w:uiPriority w:val="99"/>
    <w:qFormat/>
    <w:rsid w:val="00E63C59"/>
    <w:pPr>
      <w:spacing w:before="120"/>
    </w:pPr>
    <w:rPr>
      <w:rFonts w:ascii="Times New Roman" w:hAnsi="Times New Roman"/>
      <w:b w:val="0"/>
      <w:sz w:val="24"/>
    </w:rPr>
  </w:style>
  <w:style w:type="paragraph" w:customStyle="1" w:styleId="Recdate">
    <w:name w:val="Rec_date"/>
    <w:basedOn w:val="a1"/>
    <w:next w:val="Normalaftertitle0"/>
    <w:uiPriority w:val="99"/>
    <w:qFormat/>
    <w:rsid w:val="008F208F"/>
    <w:pPr>
      <w:keepNext/>
      <w:keepLines/>
      <w:jc w:val="right"/>
    </w:pPr>
    <w:rPr>
      <w:sz w:val="22"/>
    </w:rPr>
  </w:style>
  <w:style w:type="paragraph" w:customStyle="1" w:styleId="Questiondate">
    <w:name w:val="Question_date"/>
    <w:basedOn w:val="a1"/>
    <w:next w:val="Normalaftertitle0"/>
    <w:uiPriority w:val="99"/>
    <w:qFormat/>
    <w:rsid w:val="008F208F"/>
    <w:pPr>
      <w:keepNext/>
      <w:keepLines/>
      <w:jc w:val="right"/>
    </w:pPr>
    <w:rPr>
      <w:sz w:val="22"/>
    </w:rPr>
  </w:style>
  <w:style w:type="paragraph" w:customStyle="1" w:styleId="QuestionNo">
    <w:name w:val="Question_No"/>
    <w:basedOn w:val="a1"/>
    <w:next w:val="a1"/>
    <w:uiPriority w:val="99"/>
    <w:qFormat/>
    <w:rsid w:val="008F208F"/>
    <w:pPr>
      <w:keepNext/>
      <w:keepLines/>
      <w:spacing w:before="480"/>
      <w:jc w:val="center"/>
    </w:pPr>
    <w:rPr>
      <w:caps/>
      <w:sz w:val="28"/>
    </w:rPr>
  </w:style>
  <w:style w:type="paragraph" w:customStyle="1" w:styleId="Questiontitle">
    <w:name w:val="Question_title"/>
    <w:basedOn w:val="a1"/>
    <w:next w:val="a1"/>
    <w:uiPriority w:val="99"/>
    <w:qFormat/>
    <w:rsid w:val="008F208F"/>
    <w:pPr>
      <w:keepNext/>
      <w:keepLines/>
      <w:spacing w:before="240"/>
      <w:jc w:val="center"/>
    </w:pPr>
    <w:rPr>
      <w:rFonts w:ascii="Times New Roman Bold" w:hAnsi="Times New Roman Bold"/>
      <w:b/>
      <w:sz w:val="28"/>
    </w:rPr>
  </w:style>
  <w:style w:type="paragraph" w:customStyle="1" w:styleId="Questionref">
    <w:name w:val="Question_ref"/>
    <w:basedOn w:val="Recref"/>
    <w:next w:val="Questiondate"/>
    <w:uiPriority w:val="99"/>
    <w:qFormat/>
    <w:rsid w:val="00E63C59"/>
  </w:style>
  <w:style w:type="paragraph" w:customStyle="1" w:styleId="Reftext">
    <w:name w:val="Ref_text"/>
    <w:basedOn w:val="a1"/>
    <w:uiPriority w:val="99"/>
    <w:qFormat/>
    <w:rsid w:val="00E63C59"/>
    <w:pPr>
      <w:ind w:left="1134" w:hanging="1134"/>
    </w:pPr>
  </w:style>
  <w:style w:type="paragraph" w:customStyle="1" w:styleId="Reftitle">
    <w:name w:val="Ref_title"/>
    <w:basedOn w:val="a1"/>
    <w:next w:val="Reftext"/>
    <w:uiPriority w:val="99"/>
    <w:qFormat/>
    <w:rsid w:val="00E63C59"/>
    <w:pPr>
      <w:spacing w:before="480"/>
      <w:jc w:val="center"/>
    </w:pPr>
    <w:rPr>
      <w:caps/>
    </w:rPr>
  </w:style>
  <w:style w:type="paragraph" w:customStyle="1" w:styleId="Repdate">
    <w:name w:val="Rep_date"/>
    <w:basedOn w:val="Recdate"/>
    <w:next w:val="Normalaftertitle0"/>
    <w:uiPriority w:val="99"/>
    <w:qFormat/>
    <w:rsid w:val="00E63C59"/>
  </w:style>
  <w:style w:type="paragraph" w:customStyle="1" w:styleId="RepNo">
    <w:name w:val="Rep_No"/>
    <w:basedOn w:val="RecNo"/>
    <w:next w:val="Reptitle"/>
    <w:uiPriority w:val="99"/>
    <w:qFormat/>
    <w:rsid w:val="00E63C59"/>
  </w:style>
  <w:style w:type="paragraph" w:customStyle="1" w:styleId="Reptitle">
    <w:name w:val="Rep_title"/>
    <w:basedOn w:val="Rectitle"/>
    <w:next w:val="Repref"/>
    <w:uiPriority w:val="99"/>
    <w:qFormat/>
    <w:rsid w:val="00E63C59"/>
  </w:style>
  <w:style w:type="paragraph" w:customStyle="1" w:styleId="Repref">
    <w:name w:val="Rep_ref"/>
    <w:basedOn w:val="Recref"/>
    <w:next w:val="Repdate"/>
    <w:uiPriority w:val="99"/>
    <w:qFormat/>
    <w:rsid w:val="00E63C59"/>
  </w:style>
  <w:style w:type="paragraph" w:customStyle="1" w:styleId="Resdate">
    <w:name w:val="Res_date"/>
    <w:basedOn w:val="Recdate"/>
    <w:next w:val="Normalaftertitle0"/>
    <w:uiPriority w:val="99"/>
    <w:qFormat/>
    <w:rsid w:val="00E63C59"/>
  </w:style>
  <w:style w:type="paragraph" w:customStyle="1" w:styleId="ResNo">
    <w:name w:val="Res_No"/>
    <w:basedOn w:val="RecNo"/>
    <w:next w:val="a1"/>
    <w:uiPriority w:val="99"/>
    <w:qFormat/>
    <w:rsid w:val="008F208F"/>
  </w:style>
  <w:style w:type="paragraph" w:customStyle="1" w:styleId="Restitle">
    <w:name w:val="Res_title"/>
    <w:basedOn w:val="Rectitle"/>
    <w:next w:val="a1"/>
    <w:link w:val="RestitleChar"/>
    <w:qFormat/>
    <w:rsid w:val="008F208F"/>
  </w:style>
  <w:style w:type="paragraph" w:customStyle="1" w:styleId="Resref">
    <w:name w:val="Res_ref"/>
    <w:basedOn w:val="Recref"/>
    <w:next w:val="Resdate"/>
    <w:uiPriority w:val="99"/>
    <w:qFormat/>
    <w:rsid w:val="00E63C59"/>
  </w:style>
  <w:style w:type="paragraph" w:customStyle="1" w:styleId="SectionNo">
    <w:name w:val="Section_No"/>
    <w:basedOn w:val="AnnexNo"/>
    <w:next w:val="a1"/>
    <w:uiPriority w:val="99"/>
    <w:qFormat/>
    <w:rsid w:val="008F208F"/>
  </w:style>
  <w:style w:type="paragraph" w:customStyle="1" w:styleId="Sectiontitle">
    <w:name w:val="Section_title"/>
    <w:basedOn w:val="Annextitle"/>
    <w:next w:val="Normalaftertitle0"/>
    <w:uiPriority w:val="99"/>
    <w:qFormat/>
    <w:rsid w:val="008F208F"/>
  </w:style>
  <w:style w:type="paragraph" w:customStyle="1" w:styleId="Source">
    <w:name w:val="Source"/>
    <w:basedOn w:val="a1"/>
    <w:next w:val="a1"/>
    <w:link w:val="SourceChar"/>
    <w:qFormat/>
    <w:rsid w:val="008F208F"/>
    <w:pPr>
      <w:spacing w:before="840"/>
      <w:jc w:val="center"/>
    </w:pPr>
    <w:rPr>
      <w:b/>
      <w:sz w:val="28"/>
    </w:rPr>
  </w:style>
  <w:style w:type="paragraph" w:customStyle="1" w:styleId="SpecialFooter">
    <w:name w:val="Special Footer"/>
    <w:basedOn w:val="a7"/>
    <w:qFormat/>
    <w:rsid w:val="008F208F"/>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a1"/>
    <w:link w:val="TableheadChar"/>
    <w:qFormat/>
    <w:rsid w:val="008F208F"/>
    <w:pPr>
      <w:keepNext/>
      <w:spacing w:before="80" w:after="80"/>
      <w:jc w:val="center"/>
    </w:pPr>
    <w:rPr>
      <w:rFonts w:ascii="Times New Roman Bold" w:hAnsi="Times New Roman Bold" w:cs="Times New Roman Bold"/>
      <w:b/>
      <w:sz w:val="20"/>
    </w:rPr>
  </w:style>
  <w:style w:type="paragraph" w:customStyle="1" w:styleId="Tablelegend">
    <w:name w:val="Table_legend"/>
    <w:basedOn w:val="a1"/>
    <w:link w:val="TablelegendChar"/>
    <w:uiPriority w:val="99"/>
    <w:qFormat/>
    <w:rsid w:val="008F208F"/>
    <w:rPr>
      <w:sz w:val="20"/>
    </w:rPr>
  </w:style>
  <w:style w:type="paragraph" w:customStyle="1" w:styleId="TableNo">
    <w:name w:val="Table_No"/>
    <w:basedOn w:val="a1"/>
    <w:next w:val="a1"/>
    <w:link w:val="TableNo0"/>
    <w:qFormat/>
    <w:rsid w:val="008F208F"/>
    <w:pPr>
      <w:keepNext/>
      <w:spacing w:before="560" w:after="120"/>
      <w:jc w:val="center"/>
    </w:pPr>
    <w:rPr>
      <w:caps/>
      <w:sz w:val="20"/>
    </w:rPr>
  </w:style>
  <w:style w:type="paragraph" w:customStyle="1" w:styleId="Tabletitle">
    <w:name w:val="Table_title"/>
    <w:basedOn w:val="a1"/>
    <w:next w:val="Tabletext"/>
    <w:link w:val="Tabletitle0"/>
    <w:qFormat/>
    <w:rsid w:val="008F208F"/>
    <w:pPr>
      <w:keepNext/>
      <w:keepLines/>
      <w:spacing w:before="0" w:after="120"/>
      <w:jc w:val="center"/>
    </w:pPr>
    <w:rPr>
      <w:rFonts w:ascii="Times New Roman Bold" w:hAnsi="Times New Roman Bold"/>
      <w:b/>
      <w:sz w:val="20"/>
    </w:rPr>
  </w:style>
  <w:style w:type="paragraph" w:customStyle="1" w:styleId="Tableref">
    <w:name w:val="Table_ref"/>
    <w:basedOn w:val="a1"/>
    <w:next w:val="a1"/>
    <w:uiPriority w:val="99"/>
    <w:qFormat/>
    <w:rsid w:val="008F208F"/>
    <w:pPr>
      <w:keepNext/>
      <w:spacing w:before="560"/>
      <w:jc w:val="center"/>
    </w:pPr>
    <w:rPr>
      <w:sz w:val="20"/>
    </w:rPr>
  </w:style>
  <w:style w:type="paragraph" w:customStyle="1" w:styleId="Title1">
    <w:name w:val="Title 1"/>
    <w:basedOn w:val="Source"/>
    <w:next w:val="a1"/>
    <w:link w:val="Title1Char"/>
    <w:qFormat/>
    <w:rsid w:val="008F208F"/>
    <w:pPr>
      <w:tabs>
        <w:tab w:val="left" w:pos="567"/>
        <w:tab w:val="left" w:pos="1701"/>
        <w:tab w:val="left" w:pos="2835"/>
      </w:tabs>
      <w:spacing w:before="240"/>
    </w:pPr>
    <w:rPr>
      <w:b w:val="0"/>
      <w:caps/>
    </w:rPr>
  </w:style>
  <w:style w:type="paragraph" w:customStyle="1" w:styleId="Title20">
    <w:name w:val="Title 2"/>
    <w:basedOn w:val="Source"/>
    <w:next w:val="a1"/>
    <w:uiPriority w:val="99"/>
    <w:qFormat/>
    <w:rsid w:val="008F208F"/>
    <w:pPr>
      <w:overflowPunct/>
      <w:autoSpaceDE/>
      <w:autoSpaceDN/>
      <w:adjustRightInd/>
      <w:spacing w:before="480"/>
      <w:textAlignment w:val="auto"/>
    </w:pPr>
    <w:rPr>
      <w:b w:val="0"/>
      <w:caps/>
    </w:rPr>
  </w:style>
  <w:style w:type="paragraph" w:customStyle="1" w:styleId="Title30">
    <w:name w:val="Title 3"/>
    <w:basedOn w:val="Title20"/>
    <w:next w:val="a1"/>
    <w:uiPriority w:val="99"/>
    <w:qFormat/>
    <w:rsid w:val="008F208F"/>
    <w:pPr>
      <w:spacing w:before="240"/>
    </w:pPr>
    <w:rPr>
      <w:caps w:val="0"/>
    </w:rPr>
  </w:style>
  <w:style w:type="paragraph" w:customStyle="1" w:styleId="Title4">
    <w:name w:val="Title 4"/>
    <w:basedOn w:val="Title30"/>
    <w:next w:val="10"/>
    <w:uiPriority w:val="99"/>
    <w:qFormat/>
    <w:rsid w:val="008F208F"/>
    <w:rPr>
      <w:b/>
    </w:rPr>
  </w:style>
  <w:style w:type="paragraph" w:customStyle="1" w:styleId="toc0">
    <w:name w:val="toc 0"/>
    <w:basedOn w:val="a1"/>
    <w:next w:val="12"/>
    <w:uiPriority w:val="99"/>
    <w:qFormat/>
    <w:rsid w:val="008F208F"/>
    <w:pPr>
      <w:tabs>
        <w:tab w:val="clear" w:pos="1134"/>
        <w:tab w:val="clear" w:pos="1871"/>
        <w:tab w:val="clear" w:pos="2268"/>
        <w:tab w:val="right" w:pos="9781"/>
      </w:tabs>
    </w:pPr>
    <w:rPr>
      <w:b/>
    </w:rPr>
  </w:style>
  <w:style w:type="paragraph" w:styleId="12">
    <w:name w:val="toc 1"/>
    <w:aliases w:val="ECC Index 1"/>
    <w:basedOn w:val="a1"/>
    <w:link w:val="1Char0"/>
    <w:uiPriority w:val="39"/>
    <w:qFormat/>
    <w:rsid w:val="008F208F"/>
    <w:pPr>
      <w:keepLines/>
      <w:tabs>
        <w:tab w:val="clear" w:pos="1134"/>
        <w:tab w:val="clear" w:pos="1871"/>
        <w:tab w:val="clear" w:pos="2268"/>
        <w:tab w:val="left" w:pos="567"/>
        <w:tab w:val="left" w:leader="dot" w:pos="7938"/>
        <w:tab w:val="center" w:pos="9526"/>
      </w:tabs>
      <w:spacing w:before="240"/>
      <w:ind w:left="567" w:hanging="567"/>
    </w:pPr>
  </w:style>
  <w:style w:type="paragraph" w:styleId="21">
    <w:name w:val="toc 2"/>
    <w:aliases w:val="ECC Index 2"/>
    <w:basedOn w:val="12"/>
    <w:uiPriority w:val="39"/>
    <w:qFormat/>
    <w:rsid w:val="008F208F"/>
    <w:pPr>
      <w:spacing w:before="120"/>
    </w:pPr>
  </w:style>
  <w:style w:type="paragraph" w:styleId="31">
    <w:name w:val="toc 3"/>
    <w:aliases w:val="ECC Index 3"/>
    <w:basedOn w:val="21"/>
    <w:uiPriority w:val="99"/>
    <w:qFormat/>
    <w:rsid w:val="008F208F"/>
  </w:style>
  <w:style w:type="paragraph" w:styleId="40">
    <w:name w:val="toc 4"/>
    <w:aliases w:val="ECC Index 4"/>
    <w:basedOn w:val="31"/>
    <w:uiPriority w:val="99"/>
    <w:qFormat/>
    <w:rsid w:val="008F208F"/>
  </w:style>
  <w:style w:type="paragraph" w:styleId="50">
    <w:name w:val="toc 5"/>
    <w:basedOn w:val="40"/>
    <w:uiPriority w:val="99"/>
    <w:qFormat/>
    <w:rsid w:val="008F208F"/>
  </w:style>
  <w:style w:type="paragraph" w:styleId="60">
    <w:name w:val="toc 6"/>
    <w:basedOn w:val="40"/>
    <w:uiPriority w:val="99"/>
    <w:qFormat/>
    <w:rsid w:val="008F208F"/>
  </w:style>
  <w:style w:type="paragraph" w:styleId="70">
    <w:name w:val="toc 7"/>
    <w:basedOn w:val="40"/>
    <w:uiPriority w:val="99"/>
    <w:qFormat/>
    <w:rsid w:val="008F208F"/>
  </w:style>
  <w:style w:type="paragraph" w:styleId="80">
    <w:name w:val="toc 8"/>
    <w:basedOn w:val="40"/>
    <w:uiPriority w:val="99"/>
    <w:qFormat/>
    <w:rsid w:val="008F208F"/>
  </w:style>
  <w:style w:type="character" w:customStyle="1" w:styleId="Appdef">
    <w:name w:val="App_def"/>
    <w:basedOn w:val="a2"/>
    <w:rsid w:val="008F208F"/>
    <w:rPr>
      <w:rFonts w:ascii="Times New Roman" w:hAnsi="Times New Roman"/>
      <w:b/>
    </w:rPr>
  </w:style>
  <w:style w:type="character" w:customStyle="1" w:styleId="Appref">
    <w:name w:val="App_ref"/>
    <w:basedOn w:val="a2"/>
    <w:rsid w:val="008F208F"/>
  </w:style>
  <w:style w:type="character" w:customStyle="1" w:styleId="Artdef">
    <w:name w:val="Art_def"/>
    <w:basedOn w:val="a2"/>
    <w:qFormat/>
    <w:rsid w:val="008F208F"/>
    <w:rPr>
      <w:rFonts w:ascii="Times New Roman" w:hAnsi="Times New Roman"/>
      <w:b/>
    </w:rPr>
  </w:style>
  <w:style w:type="character" w:customStyle="1" w:styleId="Artref">
    <w:name w:val="Art_ref"/>
    <w:basedOn w:val="a2"/>
    <w:rsid w:val="008F208F"/>
  </w:style>
  <w:style w:type="character" w:customStyle="1" w:styleId="Recdef">
    <w:name w:val="Rec_def"/>
    <w:basedOn w:val="a2"/>
    <w:rsid w:val="00E63C59"/>
    <w:rPr>
      <w:b/>
    </w:rPr>
  </w:style>
  <w:style w:type="character" w:customStyle="1" w:styleId="Resdef">
    <w:name w:val="Res_def"/>
    <w:basedOn w:val="a2"/>
    <w:rsid w:val="00E63C59"/>
    <w:rPr>
      <w:rFonts w:ascii="Times New Roman" w:hAnsi="Times New Roman"/>
      <w:b/>
    </w:rPr>
  </w:style>
  <w:style w:type="character" w:customStyle="1" w:styleId="Tablefreq">
    <w:name w:val="Table_freq"/>
    <w:basedOn w:val="a2"/>
    <w:rsid w:val="008F208F"/>
    <w:rPr>
      <w:b/>
      <w:color w:val="auto"/>
      <w:sz w:val="20"/>
    </w:rPr>
  </w:style>
  <w:style w:type="paragraph" w:customStyle="1" w:styleId="Formal">
    <w:name w:val="Formal"/>
    <w:basedOn w:val="ASN1"/>
    <w:rsid w:val="00D02712"/>
    <w:rPr>
      <w:b w:val="0"/>
    </w:rPr>
  </w:style>
  <w:style w:type="paragraph" w:customStyle="1" w:styleId="Section1">
    <w:name w:val="Section_1"/>
    <w:basedOn w:val="a1"/>
    <w:link w:val="Section1Char"/>
    <w:uiPriority w:val="99"/>
    <w:qFormat/>
    <w:rsid w:val="008F208F"/>
    <w:pPr>
      <w:tabs>
        <w:tab w:val="clear" w:pos="1134"/>
        <w:tab w:val="clear" w:pos="1871"/>
        <w:tab w:val="clear" w:pos="2268"/>
        <w:tab w:val="center" w:pos="4820"/>
      </w:tabs>
      <w:spacing w:before="360"/>
      <w:jc w:val="center"/>
    </w:pPr>
    <w:rPr>
      <w:b/>
    </w:rPr>
  </w:style>
  <w:style w:type="paragraph" w:customStyle="1" w:styleId="Section2">
    <w:name w:val="Section_2"/>
    <w:basedOn w:val="Section1"/>
    <w:uiPriority w:val="99"/>
    <w:qFormat/>
    <w:rsid w:val="008F208F"/>
    <w:rPr>
      <w:b w:val="0"/>
      <w:i/>
    </w:rPr>
  </w:style>
  <w:style w:type="paragraph" w:customStyle="1" w:styleId="Headingi">
    <w:name w:val="Heading_i"/>
    <w:basedOn w:val="a1"/>
    <w:next w:val="a1"/>
    <w:link w:val="HeadingiChar"/>
    <w:qFormat/>
    <w:rsid w:val="008F208F"/>
    <w:pPr>
      <w:spacing w:before="160"/>
    </w:pPr>
    <w:rPr>
      <w:i/>
    </w:rPr>
  </w:style>
  <w:style w:type="paragraph" w:customStyle="1" w:styleId="Headingb">
    <w:name w:val="Heading_b"/>
    <w:basedOn w:val="a1"/>
    <w:next w:val="a1"/>
    <w:link w:val="HeadingbChar"/>
    <w:qFormat/>
    <w:rsid w:val="008F208F"/>
    <w:pPr>
      <w:spacing w:before="160"/>
    </w:pPr>
    <w:rPr>
      <w:rFonts w:ascii="Times New Roman Bold" w:hAnsi="Times New Roman Bold" w:cs="Times New Roman Bold"/>
      <w:b/>
      <w:lang w:val="fr-CH"/>
    </w:rPr>
  </w:style>
  <w:style w:type="paragraph" w:customStyle="1" w:styleId="Figure">
    <w:name w:val="Figure"/>
    <w:aliases w:val="fig"/>
    <w:basedOn w:val="a1"/>
    <w:next w:val="a1"/>
    <w:link w:val="FigureChar"/>
    <w:qFormat/>
    <w:rsid w:val="008F208F"/>
    <w:pPr>
      <w:keepNext/>
      <w:keepLines/>
      <w:jc w:val="center"/>
    </w:pPr>
  </w:style>
  <w:style w:type="character" w:styleId="ab">
    <w:name w:val="page number"/>
    <w:basedOn w:val="a2"/>
    <w:qFormat/>
    <w:rsid w:val="00E63C59"/>
  </w:style>
  <w:style w:type="paragraph" w:customStyle="1" w:styleId="Figuretitle">
    <w:name w:val="Figure_title"/>
    <w:basedOn w:val="a1"/>
    <w:next w:val="a1"/>
    <w:link w:val="FiguretitleChar"/>
    <w:qFormat/>
    <w:rsid w:val="008F208F"/>
    <w:pPr>
      <w:keepNext/>
      <w:keepLines/>
      <w:spacing w:before="0" w:after="480"/>
      <w:jc w:val="center"/>
    </w:pPr>
    <w:rPr>
      <w:rFonts w:ascii="Times New Roman Bold" w:hAnsi="Times New Roman Bold"/>
      <w:b/>
      <w:sz w:val="20"/>
    </w:rPr>
  </w:style>
  <w:style w:type="paragraph" w:customStyle="1" w:styleId="FigureNo">
    <w:name w:val="Figure_No"/>
    <w:basedOn w:val="a1"/>
    <w:next w:val="a1"/>
    <w:link w:val="FigureNoChar"/>
    <w:qFormat/>
    <w:rsid w:val="008F208F"/>
    <w:pPr>
      <w:keepNext/>
      <w:keepLines/>
      <w:spacing w:before="480" w:after="120"/>
      <w:jc w:val="center"/>
    </w:pPr>
    <w:rPr>
      <w:caps/>
      <w:sz w:val="20"/>
    </w:rPr>
  </w:style>
  <w:style w:type="paragraph" w:customStyle="1" w:styleId="AnnexNo">
    <w:name w:val="Annex_No"/>
    <w:basedOn w:val="a1"/>
    <w:next w:val="a1"/>
    <w:link w:val="AnnexNoChar"/>
    <w:qFormat/>
    <w:rsid w:val="008F208F"/>
    <w:pPr>
      <w:keepNext/>
      <w:keepLines/>
      <w:spacing w:before="480" w:after="80"/>
      <w:jc w:val="center"/>
    </w:pPr>
    <w:rPr>
      <w:caps/>
      <w:sz w:val="28"/>
    </w:rPr>
  </w:style>
  <w:style w:type="paragraph" w:customStyle="1" w:styleId="Annexref">
    <w:name w:val="Annex_ref"/>
    <w:basedOn w:val="a1"/>
    <w:next w:val="a1"/>
    <w:uiPriority w:val="99"/>
    <w:qFormat/>
    <w:rsid w:val="008F208F"/>
    <w:pPr>
      <w:keepNext/>
      <w:keepLines/>
      <w:spacing w:after="280"/>
      <w:jc w:val="center"/>
    </w:pPr>
  </w:style>
  <w:style w:type="paragraph" w:customStyle="1" w:styleId="Annextitle">
    <w:name w:val="Annex_title"/>
    <w:basedOn w:val="a1"/>
    <w:next w:val="a1"/>
    <w:uiPriority w:val="99"/>
    <w:qFormat/>
    <w:rsid w:val="008F208F"/>
    <w:pPr>
      <w:keepNext/>
      <w:keepLines/>
      <w:spacing w:before="240" w:after="280"/>
      <w:jc w:val="center"/>
    </w:pPr>
    <w:rPr>
      <w:rFonts w:ascii="Times New Roman Bold" w:hAnsi="Times New Roman Bold"/>
      <w:b/>
      <w:sz w:val="28"/>
    </w:rPr>
  </w:style>
  <w:style w:type="paragraph" w:customStyle="1" w:styleId="AppendixNo">
    <w:name w:val="Appendix_No"/>
    <w:basedOn w:val="AnnexNo"/>
    <w:next w:val="Annexref"/>
    <w:uiPriority w:val="99"/>
    <w:qFormat/>
    <w:rsid w:val="008F208F"/>
  </w:style>
  <w:style w:type="paragraph" w:customStyle="1" w:styleId="Appendixref">
    <w:name w:val="Appendix_ref"/>
    <w:basedOn w:val="Annexref"/>
    <w:next w:val="Annextitle"/>
    <w:uiPriority w:val="99"/>
    <w:qFormat/>
    <w:rsid w:val="008F208F"/>
  </w:style>
  <w:style w:type="paragraph" w:customStyle="1" w:styleId="Appendixtitle">
    <w:name w:val="Appendix_title"/>
    <w:basedOn w:val="Annextitle"/>
    <w:next w:val="a1"/>
    <w:uiPriority w:val="99"/>
    <w:qFormat/>
    <w:rsid w:val="008F208F"/>
  </w:style>
  <w:style w:type="paragraph" w:customStyle="1" w:styleId="Border">
    <w:name w:val="Border"/>
    <w:basedOn w:val="a1"/>
    <w:uiPriority w:val="99"/>
    <w:qFormat/>
    <w:rsid w:val="008F208F"/>
    <w:pPr>
      <w:pBdr>
        <w:bottom w:val="single" w:sz="6" w:space="0" w:color="auto"/>
      </w:pBdr>
      <w:tabs>
        <w:tab w:val="clear" w:pos="1134"/>
        <w:tab w:val="clear" w:pos="2268"/>
        <w:tab w:val="left" w:pos="170"/>
        <w:tab w:val="left" w:pos="567"/>
        <w:tab w:val="left" w:pos="737"/>
        <w:tab w:val="left" w:pos="2977"/>
        <w:tab w:val="left" w:pos="3266"/>
      </w:tabs>
      <w:spacing w:before="0" w:line="10" w:lineRule="exact"/>
      <w:ind w:left="28" w:right="28"/>
      <w:jc w:val="center"/>
    </w:pPr>
    <w:rPr>
      <w:b/>
      <w:noProof/>
      <w:sz w:val="20"/>
    </w:rPr>
  </w:style>
  <w:style w:type="paragraph" w:styleId="a6">
    <w:name w:val="Normal Indent"/>
    <w:basedOn w:val="a1"/>
    <w:link w:val="Char2"/>
    <w:rsid w:val="008F208F"/>
    <w:pPr>
      <w:ind w:left="1134"/>
    </w:pPr>
  </w:style>
  <w:style w:type="paragraph" w:styleId="41">
    <w:name w:val="index 4"/>
    <w:basedOn w:val="a1"/>
    <w:next w:val="a1"/>
    <w:uiPriority w:val="99"/>
    <w:qFormat/>
    <w:rsid w:val="00E63C59"/>
    <w:pPr>
      <w:ind w:left="849"/>
    </w:pPr>
  </w:style>
  <w:style w:type="paragraph" w:styleId="51">
    <w:name w:val="index 5"/>
    <w:basedOn w:val="a1"/>
    <w:next w:val="a1"/>
    <w:uiPriority w:val="99"/>
    <w:qFormat/>
    <w:rsid w:val="00E63C59"/>
    <w:pPr>
      <w:ind w:left="1132"/>
    </w:pPr>
  </w:style>
  <w:style w:type="paragraph" w:styleId="61">
    <w:name w:val="index 6"/>
    <w:basedOn w:val="a1"/>
    <w:next w:val="a1"/>
    <w:uiPriority w:val="99"/>
    <w:qFormat/>
    <w:rsid w:val="00E63C59"/>
    <w:pPr>
      <w:ind w:left="1415"/>
    </w:pPr>
  </w:style>
  <w:style w:type="paragraph" w:styleId="71">
    <w:name w:val="index 7"/>
    <w:basedOn w:val="a1"/>
    <w:next w:val="a1"/>
    <w:uiPriority w:val="99"/>
    <w:qFormat/>
    <w:rsid w:val="00E63C59"/>
    <w:pPr>
      <w:ind w:left="1698"/>
    </w:pPr>
  </w:style>
  <w:style w:type="paragraph" w:styleId="ac">
    <w:name w:val="index heading"/>
    <w:basedOn w:val="a1"/>
    <w:next w:val="11"/>
    <w:qFormat/>
    <w:rsid w:val="00E63C59"/>
  </w:style>
  <w:style w:type="character" w:styleId="ad">
    <w:name w:val="line number"/>
    <w:basedOn w:val="a2"/>
    <w:rsid w:val="00E63C59"/>
  </w:style>
  <w:style w:type="paragraph" w:customStyle="1" w:styleId="Normalaftertitle0">
    <w:name w:val="Normal after title"/>
    <w:basedOn w:val="a1"/>
    <w:next w:val="a1"/>
    <w:link w:val="NormalaftertitleChar0"/>
    <w:uiPriority w:val="99"/>
    <w:qFormat/>
    <w:rsid w:val="008F208F"/>
    <w:pPr>
      <w:spacing w:before="280"/>
    </w:pPr>
  </w:style>
  <w:style w:type="paragraph" w:customStyle="1" w:styleId="Proposal">
    <w:name w:val="Proposal"/>
    <w:basedOn w:val="a1"/>
    <w:next w:val="a1"/>
    <w:link w:val="ProposalChar"/>
    <w:uiPriority w:val="99"/>
    <w:qFormat/>
    <w:rsid w:val="008F208F"/>
    <w:pPr>
      <w:keepNext/>
      <w:spacing w:before="240"/>
    </w:pPr>
    <w:rPr>
      <w:rFonts w:hAnsi="Times New Roman Bold"/>
      <w:b/>
    </w:rPr>
  </w:style>
  <w:style w:type="paragraph" w:customStyle="1" w:styleId="Reasons">
    <w:name w:val="Reasons"/>
    <w:basedOn w:val="a1"/>
    <w:uiPriority w:val="99"/>
    <w:qFormat/>
    <w:rsid w:val="008F208F"/>
    <w:pPr>
      <w:tabs>
        <w:tab w:val="clear" w:pos="1871"/>
        <w:tab w:val="clear" w:pos="2268"/>
        <w:tab w:val="left" w:pos="1588"/>
        <w:tab w:val="left" w:pos="1985"/>
      </w:tabs>
    </w:pPr>
  </w:style>
  <w:style w:type="paragraph" w:customStyle="1" w:styleId="Section3">
    <w:name w:val="Section_3"/>
    <w:basedOn w:val="Section1"/>
    <w:uiPriority w:val="99"/>
    <w:qFormat/>
    <w:rsid w:val="008F208F"/>
    <w:rPr>
      <w:b w:val="0"/>
    </w:rPr>
  </w:style>
  <w:style w:type="paragraph" w:customStyle="1" w:styleId="TableTextS5">
    <w:name w:val="Table_TextS5"/>
    <w:basedOn w:val="a1"/>
    <w:uiPriority w:val="99"/>
    <w:qFormat/>
    <w:rsid w:val="003C697E"/>
    <w:pPr>
      <w:tabs>
        <w:tab w:val="clear" w:pos="1134"/>
        <w:tab w:val="clear" w:pos="1871"/>
        <w:tab w:val="clear" w:pos="2268"/>
        <w:tab w:val="left" w:pos="170"/>
        <w:tab w:val="left" w:pos="567"/>
        <w:tab w:val="left" w:pos="737"/>
        <w:tab w:val="left" w:pos="2977"/>
        <w:tab w:val="left" w:pos="3266"/>
      </w:tabs>
      <w:spacing w:before="40" w:after="40"/>
      <w:ind w:left="170" w:hanging="170"/>
    </w:pPr>
    <w:rPr>
      <w:sz w:val="20"/>
    </w:rPr>
  </w:style>
  <w:style w:type="paragraph" w:customStyle="1" w:styleId="Agendaitem">
    <w:name w:val="Agenda_item"/>
    <w:basedOn w:val="a1"/>
    <w:next w:val="a1"/>
    <w:uiPriority w:val="99"/>
    <w:qFormat/>
    <w:rsid w:val="008F208F"/>
    <w:pPr>
      <w:overflowPunct/>
      <w:autoSpaceDE/>
      <w:autoSpaceDN/>
      <w:adjustRightInd/>
      <w:spacing w:before="240"/>
      <w:jc w:val="center"/>
      <w:textAlignment w:val="auto"/>
    </w:pPr>
    <w:rPr>
      <w:sz w:val="28"/>
      <w:lang w:val="es-ES_tradnl"/>
    </w:rPr>
  </w:style>
  <w:style w:type="paragraph" w:customStyle="1" w:styleId="AppArtNo">
    <w:name w:val="App_Art_No"/>
    <w:basedOn w:val="ArtNo"/>
    <w:uiPriority w:val="99"/>
    <w:qFormat/>
    <w:rsid w:val="008F208F"/>
  </w:style>
  <w:style w:type="paragraph" w:customStyle="1" w:styleId="AppArttitle">
    <w:name w:val="App_Art_title"/>
    <w:basedOn w:val="Arttitle"/>
    <w:uiPriority w:val="99"/>
    <w:qFormat/>
    <w:rsid w:val="008F208F"/>
  </w:style>
  <w:style w:type="paragraph" w:customStyle="1" w:styleId="ApptoAnnex">
    <w:name w:val="App_to_Annex"/>
    <w:basedOn w:val="AppendixNo"/>
    <w:next w:val="a1"/>
    <w:uiPriority w:val="99"/>
    <w:qFormat/>
    <w:rsid w:val="008F208F"/>
  </w:style>
  <w:style w:type="paragraph" w:customStyle="1" w:styleId="Committee">
    <w:name w:val="Committee"/>
    <w:basedOn w:val="a1"/>
    <w:uiPriority w:val="99"/>
    <w:qFormat/>
    <w:rsid w:val="008F208F"/>
    <w:pPr>
      <w:framePr w:hSpace="180" w:wrap="around" w:hAnchor="margin" w:y="-675"/>
      <w:tabs>
        <w:tab w:val="left" w:pos="851"/>
      </w:tabs>
      <w:spacing w:before="0" w:line="240" w:lineRule="atLeast"/>
    </w:pPr>
    <w:rPr>
      <w:rFonts w:asciiTheme="minorHAnsi" w:hAnsiTheme="minorHAnsi" w:cstheme="minorHAnsi"/>
      <w:b/>
      <w:szCs w:val="24"/>
    </w:rPr>
  </w:style>
  <w:style w:type="character" w:customStyle="1" w:styleId="Char">
    <w:name w:val="바닥글 Char"/>
    <w:aliases w:val="footer odd Char,footer Char,fo Char,pie de página Char,footer1 Char,footer odd1 Char,footer5 Char,footer odd4 Char,footer odd2 Char,footer2 Char,footer odd3 Char,footer11 Char,footer odd11 Char,footer51 Char,footer odd41 Char,footer odd21 Char"/>
    <w:basedOn w:val="a2"/>
    <w:link w:val="a7"/>
    <w:qFormat/>
    <w:rsid w:val="008F208F"/>
    <w:rPr>
      <w:rFonts w:ascii="Times New Roman" w:hAnsi="Times New Roman"/>
      <w:caps/>
      <w:noProof/>
      <w:sz w:val="16"/>
      <w:lang w:val="en-GB" w:eastAsia="en-US"/>
    </w:rPr>
  </w:style>
  <w:style w:type="character" w:customStyle="1" w:styleId="Char0">
    <w:name w:val="각주 텍스트 Char"/>
    <w:aliases w:val="ALTS FOOTNOTE Char,Footnote Text Char1 Char,Footnote Text Char Char1 Char,Footnote Text Char4 Char Char Char,Footnote Text Char1 Char1 Char1 Char Char,Footnote Text Char Char1 Char1 Char Char Char,DNV-FT Char,DN Char,footnote text Char"/>
    <w:basedOn w:val="a2"/>
    <w:link w:val="a9"/>
    <w:uiPriority w:val="99"/>
    <w:qFormat/>
    <w:rsid w:val="008F208F"/>
    <w:rPr>
      <w:rFonts w:ascii="Times New Roman" w:hAnsi="Times New Roman"/>
      <w:sz w:val="24"/>
      <w:lang w:val="en-GB" w:eastAsia="en-US"/>
    </w:rPr>
  </w:style>
  <w:style w:type="character" w:customStyle="1" w:styleId="Char1">
    <w:name w:val="머리글 Char"/>
    <w:aliases w:val="header odd Char,header Char,header odd1 Char,header odd2 Char,header odd3 Char,header odd4 Char,header odd5 Char,header odd6 Char,header1 Char,header2 Char,header3 Char,header odd11 Char,header odd21 Char,header odd7 Char,header4 Char,h Char"/>
    <w:basedOn w:val="a2"/>
    <w:link w:val="aa"/>
    <w:qFormat/>
    <w:rsid w:val="008F208F"/>
    <w:rPr>
      <w:rFonts w:ascii="Times New Roman" w:hAnsi="Times New Roman"/>
      <w:sz w:val="18"/>
      <w:lang w:val="en-GB" w:eastAsia="en-US"/>
    </w:rPr>
  </w:style>
  <w:style w:type="paragraph" w:customStyle="1" w:styleId="Normalend">
    <w:name w:val="Normal_end"/>
    <w:basedOn w:val="a1"/>
    <w:next w:val="a1"/>
    <w:uiPriority w:val="99"/>
    <w:qFormat/>
    <w:rsid w:val="008F208F"/>
    <w:rPr>
      <w:lang w:val="en-US"/>
    </w:rPr>
  </w:style>
  <w:style w:type="paragraph" w:customStyle="1" w:styleId="Part1">
    <w:name w:val="Part_1"/>
    <w:basedOn w:val="Section1"/>
    <w:next w:val="Section1"/>
    <w:uiPriority w:val="99"/>
    <w:qFormat/>
    <w:rsid w:val="008F208F"/>
  </w:style>
  <w:style w:type="paragraph" w:customStyle="1" w:styleId="Subsection1">
    <w:name w:val="Subsection_1"/>
    <w:basedOn w:val="Section1"/>
    <w:next w:val="Normalaftertitle0"/>
    <w:uiPriority w:val="99"/>
    <w:qFormat/>
    <w:rsid w:val="008F208F"/>
  </w:style>
  <w:style w:type="paragraph" w:customStyle="1" w:styleId="Volumetitle">
    <w:name w:val="Volume_title"/>
    <w:basedOn w:val="a1"/>
    <w:uiPriority w:val="99"/>
    <w:qFormat/>
    <w:rsid w:val="008F208F"/>
    <w:pPr>
      <w:jc w:val="center"/>
    </w:pPr>
    <w:rPr>
      <w:b/>
      <w:bCs/>
      <w:sz w:val="28"/>
      <w:szCs w:val="28"/>
    </w:rPr>
  </w:style>
  <w:style w:type="paragraph" w:customStyle="1" w:styleId="Headingsplit">
    <w:name w:val="Heading_split"/>
    <w:basedOn w:val="Headingi"/>
    <w:qFormat/>
    <w:rsid w:val="008C2302"/>
    <w:rPr>
      <w:lang w:val="en-US"/>
    </w:rPr>
  </w:style>
  <w:style w:type="paragraph" w:customStyle="1" w:styleId="Normalsplit">
    <w:name w:val="Normal_split"/>
    <w:basedOn w:val="a1"/>
    <w:qFormat/>
    <w:rsid w:val="008C2302"/>
  </w:style>
  <w:style w:type="character" w:customStyle="1" w:styleId="Provsplit">
    <w:name w:val="Prov_split"/>
    <w:basedOn w:val="a2"/>
    <w:qFormat/>
    <w:rsid w:val="008C2302"/>
    <w:rPr>
      <w:rFonts w:ascii="Times New Roman" w:hAnsi="Times New Roman"/>
      <w:b w:val="0"/>
    </w:rPr>
  </w:style>
  <w:style w:type="paragraph" w:customStyle="1" w:styleId="Tablesplit">
    <w:name w:val="Table_split"/>
    <w:basedOn w:val="Tabletext"/>
    <w:qFormat/>
    <w:rsid w:val="008C2302"/>
    <w:pPr>
      <w:keepNext/>
      <w:tabs>
        <w:tab w:val="clear" w:pos="284"/>
        <w:tab w:val="clear" w:pos="567"/>
        <w:tab w:val="clear" w:pos="851"/>
        <w:tab w:val="clear" w:pos="1134"/>
        <w:tab w:val="clear" w:pos="1418"/>
        <w:tab w:val="clear" w:pos="1701"/>
        <w:tab w:val="clear" w:pos="1871"/>
        <w:tab w:val="clear" w:pos="1985"/>
        <w:tab w:val="clear" w:pos="2268"/>
        <w:tab w:val="clear" w:pos="2552"/>
        <w:tab w:val="clear" w:pos="2835"/>
        <w:tab w:val="clear" w:pos="3119"/>
        <w:tab w:val="clear" w:pos="3402"/>
        <w:tab w:val="clear" w:pos="3686"/>
        <w:tab w:val="clear" w:pos="3969"/>
        <w:tab w:val="left" w:pos="1409"/>
        <w:tab w:val="left" w:pos="2237"/>
        <w:tab w:val="left" w:pos="2828"/>
        <w:tab w:val="left" w:pos="4604"/>
        <w:tab w:val="left" w:pos="6023"/>
        <w:tab w:val="left" w:pos="6732"/>
        <w:tab w:val="left" w:pos="7323"/>
        <w:tab w:val="left" w:pos="7914"/>
      </w:tabs>
      <w:ind w:left="108" w:right="-113"/>
    </w:pPr>
    <w:rPr>
      <w:b/>
    </w:rPr>
  </w:style>
  <w:style w:type="paragraph" w:customStyle="1" w:styleId="Methodheading1">
    <w:name w:val="Method_heading1"/>
    <w:basedOn w:val="10"/>
    <w:next w:val="a1"/>
    <w:qFormat/>
    <w:rsid w:val="005B0D29"/>
  </w:style>
  <w:style w:type="paragraph" w:customStyle="1" w:styleId="Methodheading2">
    <w:name w:val="Method_heading2"/>
    <w:basedOn w:val="2"/>
    <w:next w:val="a1"/>
    <w:qFormat/>
    <w:rsid w:val="005B0D29"/>
  </w:style>
  <w:style w:type="paragraph" w:customStyle="1" w:styleId="Methodheading3">
    <w:name w:val="Method_heading3"/>
    <w:basedOn w:val="3"/>
    <w:next w:val="a1"/>
    <w:qFormat/>
    <w:rsid w:val="005B0D29"/>
  </w:style>
  <w:style w:type="paragraph" w:customStyle="1" w:styleId="Methodheading4">
    <w:name w:val="Method_heading4"/>
    <w:basedOn w:val="4"/>
    <w:next w:val="a1"/>
    <w:qFormat/>
    <w:rsid w:val="005B0D29"/>
  </w:style>
  <w:style w:type="paragraph" w:customStyle="1" w:styleId="MethodHeadingb">
    <w:name w:val="Method_Headingb"/>
    <w:basedOn w:val="Headingb"/>
    <w:qFormat/>
    <w:rsid w:val="005B0D29"/>
    <w:pPr>
      <w:tabs>
        <w:tab w:val="clear" w:pos="1134"/>
        <w:tab w:val="clear" w:pos="1871"/>
        <w:tab w:val="clear" w:pos="2268"/>
      </w:tabs>
      <w:overflowPunct/>
      <w:autoSpaceDE/>
      <w:autoSpaceDN/>
      <w:adjustRightInd/>
      <w:spacing w:before="0"/>
      <w:textAlignment w:val="auto"/>
    </w:pPr>
  </w:style>
  <w:style w:type="character" w:styleId="ae">
    <w:name w:val="Hyperlink"/>
    <w:aliases w:val="CEO_Hyperlink,超级链接,超?级链,Style 58,超????,하이퍼링크2,超链接1,超?级链?,Style?,S,ECC Hyperlink,하이퍼링크21,超??级链Ú,fL????,fL?级,超??级链,超?级链ïÈ,õ±?级链,õ±链ïÈ1,õ±???"/>
    <w:basedOn w:val="a2"/>
    <w:uiPriority w:val="99"/>
    <w:unhideWhenUsed/>
    <w:qFormat/>
    <w:rsid w:val="00F5684D"/>
    <w:rPr>
      <w:color w:val="0000FF" w:themeColor="hyperlink"/>
      <w:u w:val="single"/>
    </w:rPr>
  </w:style>
  <w:style w:type="character" w:customStyle="1" w:styleId="1Char">
    <w:name w:val="제목 1 Char"/>
    <w:aliases w:val="ECC Heading 1 Char,título 1 Char,H1 Char,h1 Char,h11 Char,h12 Char,h13 Char,h14 Char,h15 Char,h16 Char,h17 Char,h111 Char,h121 Char,h131 Char,h141 Char,h151 Char,h161 Char,h18 Char,h112 Char,h122 Char,h132 Char,h142 Char,h152 Char,h162 Char"/>
    <w:basedOn w:val="a2"/>
    <w:link w:val="10"/>
    <w:qFormat/>
    <w:rsid w:val="00F5684D"/>
    <w:rPr>
      <w:rFonts w:ascii="Times New Roman" w:hAnsi="Times New Roman"/>
      <w:b/>
      <w:sz w:val="28"/>
      <w:lang w:val="en-GB" w:eastAsia="en-US"/>
    </w:rPr>
  </w:style>
  <w:style w:type="character" w:customStyle="1" w:styleId="enumlev1Char">
    <w:name w:val="enumlev1 Char"/>
    <w:link w:val="enumlev1"/>
    <w:qFormat/>
    <w:locked/>
    <w:rsid w:val="00F5684D"/>
    <w:rPr>
      <w:rFonts w:ascii="Times New Roman" w:hAnsi="Times New Roman"/>
      <w:sz w:val="24"/>
      <w:lang w:val="en-GB" w:eastAsia="en-US"/>
    </w:rPr>
  </w:style>
  <w:style w:type="character" w:customStyle="1" w:styleId="AnnexNoChar">
    <w:name w:val="Annex_No Char"/>
    <w:link w:val="AnnexNo"/>
    <w:qFormat/>
    <w:locked/>
    <w:rsid w:val="00F5684D"/>
    <w:rPr>
      <w:rFonts w:ascii="Times New Roman" w:hAnsi="Times New Roman"/>
      <w:caps/>
      <w:sz w:val="28"/>
      <w:lang w:val="en-GB" w:eastAsia="en-US"/>
    </w:rPr>
  </w:style>
  <w:style w:type="paragraph" w:styleId="af">
    <w:name w:val="List Paragraph"/>
    <w:aliases w:val="符号列表,列出段落2,lp1,List Paragraph1,目录4,·ûºÅÁÐ±í,¡¤?o?¨¢D¡À¨ª,?¡è?o?¡§¡éD?¨¤¡§a,??¨¨?o??¡ì?¨¦D?¡§¡è?¡ìa,??¡§¡§?o???¨¬?¡§|D??¡ì?¨¨??¨¬a,???¡ì?¡ì?o???¡§???¡ì|D???¨¬?¡§¡§??¡§?a,????¨¬??¨¬?o????¡ì????¨¬|D???¡§???¡ì?¡ì???¡ì?a,?,列出段落1,·?o?áD±í,Ä¿Â¼4"/>
    <w:basedOn w:val="a1"/>
    <w:link w:val="Char3"/>
    <w:uiPriority w:val="34"/>
    <w:qFormat/>
    <w:rsid w:val="00F5684D"/>
    <w:pPr>
      <w:ind w:leftChars="400" w:left="800"/>
    </w:pPr>
  </w:style>
  <w:style w:type="paragraph" w:customStyle="1" w:styleId="EditorsNote">
    <w:name w:val="EditorsNote"/>
    <w:basedOn w:val="a1"/>
    <w:qFormat/>
    <w:rsid w:val="008578BD"/>
    <w:pPr>
      <w:spacing w:before="240" w:after="240"/>
    </w:pPr>
    <w:rPr>
      <w:rFonts w:eastAsiaTheme="minorEastAsia"/>
      <w:i/>
      <w:iCs/>
    </w:rPr>
  </w:style>
  <w:style w:type="paragraph" w:customStyle="1" w:styleId="AnnexNoTitle">
    <w:name w:val="Annex_NoTitle"/>
    <w:basedOn w:val="a1"/>
    <w:next w:val="Normalaftertitle"/>
    <w:link w:val="AnnexNoTitleChar1"/>
    <w:rsid w:val="008578BD"/>
    <w:pPr>
      <w:keepNext/>
      <w:keepLines/>
      <w:tabs>
        <w:tab w:val="clear" w:pos="1134"/>
        <w:tab w:val="clear" w:pos="1871"/>
        <w:tab w:val="clear" w:pos="2268"/>
        <w:tab w:val="left" w:pos="794"/>
        <w:tab w:val="left" w:pos="1191"/>
        <w:tab w:val="left" w:pos="1588"/>
        <w:tab w:val="left" w:pos="1985"/>
      </w:tabs>
      <w:spacing w:before="480" w:after="80"/>
      <w:jc w:val="center"/>
      <w:outlineLvl w:val="0"/>
    </w:pPr>
    <w:rPr>
      <w:rFonts w:eastAsiaTheme="minorEastAsia"/>
      <w:b/>
      <w:sz w:val="28"/>
      <w:lang w:val="fr-FR"/>
    </w:rPr>
  </w:style>
  <w:style w:type="character" w:customStyle="1" w:styleId="AnnexNoTitleChar1">
    <w:name w:val="Annex_NoTitle Char1"/>
    <w:basedOn w:val="a2"/>
    <w:link w:val="AnnexNoTitle"/>
    <w:rsid w:val="008578BD"/>
    <w:rPr>
      <w:rFonts w:ascii="Times New Roman" w:eastAsiaTheme="minorEastAsia" w:hAnsi="Times New Roman"/>
      <w:b/>
      <w:sz w:val="28"/>
      <w:lang w:val="fr-FR" w:eastAsia="en-US"/>
    </w:rPr>
  </w:style>
  <w:style w:type="character" w:customStyle="1" w:styleId="FiguretitleChar">
    <w:name w:val="Figure_title Char"/>
    <w:basedOn w:val="a2"/>
    <w:link w:val="Figuretitle"/>
    <w:qFormat/>
    <w:rsid w:val="00B518E0"/>
    <w:rPr>
      <w:rFonts w:ascii="Times New Roman Bold" w:hAnsi="Times New Roman Bold"/>
      <w:b/>
      <w:lang w:val="en-GB" w:eastAsia="en-US"/>
    </w:rPr>
  </w:style>
  <w:style w:type="character" w:customStyle="1" w:styleId="TableNo0">
    <w:name w:val="Table_No Знак"/>
    <w:link w:val="TableNo"/>
    <w:qFormat/>
    <w:locked/>
    <w:rsid w:val="00B518E0"/>
    <w:rPr>
      <w:rFonts w:ascii="Times New Roman" w:hAnsi="Times New Roman"/>
      <w:caps/>
      <w:lang w:val="en-GB" w:eastAsia="en-US"/>
    </w:rPr>
  </w:style>
  <w:style w:type="character" w:customStyle="1" w:styleId="Tabletitle0">
    <w:name w:val="Table_title Знак"/>
    <w:link w:val="Tabletitle"/>
    <w:qFormat/>
    <w:locked/>
    <w:rsid w:val="00B518E0"/>
    <w:rPr>
      <w:rFonts w:ascii="Times New Roman Bold" w:hAnsi="Times New Roman Bold"/>
      <w:b/>
      <w:lang w:val="en-GB" w:eastAsia="en-US"/>
    </w:rPr>
  </w:style>
  <w:style w:type="character" w:customStyle="1" w:styleId="EquationChar">
    <w:name w:val="Equation Char"/>
    <w:aliases w:val="eq Char"/>
    <w:basedOn w:val="a2"/>
    <w:link w:val="Equation"/>
    <w:qFormat/>
    <w:locked/>
    <w:rsid w:val="00B518E0"/>
    <w:rPr>
      <w:rFonts w:ascii="Times New Roman" w:hAnsi="Times New Roman"/>
      <w:sz w:val="24"/>
      <w:lang w:val="en-GB" w:eastAsia="en-US"/>
    </w:rPr>
  </w:style>
  <w:style w:type="character" w:customStyle="1" w:styleId="FigureChar">
    <w:name w:val="Figure Char"/>
    <w:aliases w:val="fig Char"/>
    <w:link w:val="Figure"/>
    <w:qFormat/>
    <w:locked/>
    <w:rsid w:val="00B518E0"/>
    <w:rPr>
      <w:rFonts w:ascii="Times New Roman" w:hAnsi="Times New Roman"/>
      <w:sz w:val="24"/>
      <w:lang w:val="en-GB" w:eastAsia="en-US"/>
    </w:rPr>
  </w:style>
  <w:style w:type="character" w:customStyle="1" w:styleId="FigureNoChar">
    <w:name w:val="Figure_No Char"/>
    <w:basedOn w:val="a2"/>
    <w:link w:val="FigureNo"/>
    <w:qFormat/>
    <w:locked/>
    <w:rsid w:val="00B518E0"/>
    <w:rPr>
      <w:rFonts w:ascii="Times New Roman" w:hAnsi="Times New Roman"/>
      <w:caps/>
      <w:lang w:val="en-GB" w:eastAsia="en-US"/>
    </w:rPr>
  </w:style>
  <w:style w:type="character" w:customStyle="1" w:styleId="EquationlegendChar">
    <w:name w:val="Equation_legend Char"/>
    <w:link w:val="Equationlegend"/>
    <w:uiPriority w:val="99"/>
    <w:qFormat/>
    <w:locked/>
    <w:rsid w:val="00B518E0"/>
    <w:rPr>
      <w:rFonts w:ascii="Times New Roman" w:hAnsi="Times New Roman"/>
      <w:sz w:val="24"/>
      <w:lang w:val="en-GB" w:eastAsia="en-US"/>
    </w:rPr>
  </w:style>
  <w:style w:type="paragraph" w:customStyle="1" w:styleId="Figurewithlegend">
    <w:name w:val="Figure_with_legend"/>
    <w:basedOn w:val="Figure"/>
    <w:rsid w:val="00B518E0"/>
    <w:pPr>
      <w:keepNext w:val="0"/>
      <w:keepLines w:val="0"/>
      <w:spacing w:after="240"/>
    </w:pPr>
    <w:rPr>
      <w:rFonts w:eastAsiaTheme="minorEastAsia"/>
      <w:noProof/>
      <w:lang w:eastAsia="zh-CN"/>
    </w:rPr>
  </w:style>
  <w:style w:type="paragraph" w:styleId="af0">
    <w:name w:val="Signature"/>
    <w:basedOn w:val="a1"/>
    <w:link w:val="Char4"/>
    <w:uiPriority w:val="99"/>
    <w:unhideWhenUsed/>
    <w:qFormat/>
    <w:rsid w:val="00B518E0"/>
    <w:pPr>
      <w:tabs>
        <w:tab w:val="clear" w:pos="1134"/>
        <w:tab w:val="clear" w:pos="1871"/>
        <w:tab w:val="clear" w:pos="2268"/>
        <w:tab w:val="center" w:pos="7371"/>
      </w:tabs>
      <w:spacing w:before="600"/>
    </w:pPr>
    <w:rPr>
      <w:rFonts w:eastAsiaTheme="minorEastAsia"/>
    </w:rPr>
  </w:style>
  <w:style w:type="character" w:customStyle="1" w:styleId="Char4">
    <w:name w:val="서명 Char"/>
    <w:basedOn w:val="a2"/>
    <w:link w:val="af0"/>
    <w:uiPriority w:val="99"/>
    <w:rsid w:val="00B518E0"/>
    <w:rPr>
      <w:rFonts w:ascii="Times New Roman" w:eastAsiaTheme="minorEastAsia" w:hAnsi="Times New Roman"/>
      <w:sz w:val="24"/>
      <w:lang w:val="en-GB" w:eastAsia="en-US"/>
    </w:rPr>
  </w:style>
  <w:style w:type="paragraph" w:customStyle="1" w:styleId="Tablefin">
    <w:name w:val="Table_fin"/>
    <w:basedOn w:val="Normalaftertitle"/>
    <w:uiPriority w:val="99"/>
    <w:qFormat/>
    <w:rsid w:val="00B518E0"/>
    <w:pPr>
      <w:tabs>
        <w:tab w:val="clear" w:pos="1134"/>
        <w:tab w:val="clear" w:pos="1871"/>
        <w:tab w:val="clear" w:pos="2268"/>
      </w:tabs>
      <w:spacing w:before="0"/>
    </w:pPr>
    <w:rPr>
      <w:rFonts w:eastAsiaTheme="minorEastAsia"/>
      <w:sz w:val="20"/>
      <w:lang w:eastAsia="zh-CN"/>
    </w:rPr>
  </w:style>
  <w:style w:type="character" w:styleId="af1">
    <w:name w:val="Placeholder Text"/>
    <w:basedOn w:val="a2"/>
    <w:uiPriority w:val="99"/>
    <w:qFormat/>
    <w:rsid w:val="00B518E0"/>
    <w:rPr>
      <w:color w:val="808080"/>
    </w:rPr>
  </w:style>
  <w:style w:type="paragraph" w:customStyle="1" w:styleId="DocData">
    <w:name w:val="DocData"/>
    <w:basedOn w:val="a1"/>
    <w:rsid w:val="00B518E0"/>
    <w:pPr>
      <w:framePr w:hSpace="180" w:wrap="around" w:hAnchor="margin" w:y="-687"/>
      <w:shd w:val="solid" w:color="FFFFFF" w:fill="FFFFFF"/>
      <w:spacing w:before="0" w:line="240" w:lineRule="atLeast"/>
    </w:pPr>
    <w:rPr>
      <w:rFonts w:ascii="Verdana" w:eastAsiaTheme="minorEastAsia" w:hAnsi="Verdana"/>
      <w:b/>
      <w:sz w:val="20"/>
      <w:lang w:eastAsia="zh-CN"/>
    </w:rPr>
  </w:style>
  <w:style w:type="character" w:customStyle="1" w:styleId="UnresolvedMention1">
    <w:name w:val="Unresolved Mention1"/>
    <w:basedOn w:val="a2"/>
    <w:uiPriority w:val="99"/>
    <w:semiHidden/>
    <w:unhideWhenUsed/>
    <w:rsid w:val="00B518E0"/>
    <w:rPr>
      <w:color w:val="605E5C"/>
      <w:shd w:val="clear" w:color="auto" w:fill="E1DFDD"/>
    </w:rPr>
  </w:style>
  <w:style w:type="paragraph" w:customStyle="1" w:styleId="paragraph">
    <w:name w:val="paragraph"/>
    <w:basedOn w:val="a1"/>
    <w:rsid w:val="00B518E0"/>
    <w:pPr>
      <w:tabs>
        <w:tab w:val="clear" w:pos="1134"/>
        <w:tab w:val="clear" w:pos="1871"/>
        <w:tab w:val="clear" w:pos="2268"/>
      </w:tabs>
      <w:overflowPunct/>
      <w:autoSpaceDE/>
      <w:autoSpaceDN/>
      <w:adjustRightInd/>
      <w:spacing w:before="100" w:beforeAutospacing="1" w:after="100" w:afterAutospacing="1"/>
      <w:textAlignment w:val="auto"/>
    </w:pPr>
    <w:rPr>
      <w:rFonts w:eastAsiaTheme="minorEastAsia"/>
      <w:szCs w:val="24"/>
      <w:lang w:val="en-US"/>
    </w:rPr>
  </w:style>
  <w:style w:type="character" w:customStyle="1" w:styleId="normaltextrun">
    <w:name w:val="normaltextrun"/>
    <w:basedOn w:val="a2"/>
    <w:qFormat/>
    <w:rsid w:val="00B518E0"/>
  </w:style>
  <w:style w:type="character" w:customStyle="1" w:styleId="eop">
    <w:name w:val="eop"/>
    <w:basedOn w:val="a2"/>
    <w:rsid w:val="00B518E0"/>
  </w:style>
  <w:style w:type="table" w:styleId="af2">
    <w:name w:val="Table Grid"/>
    <w:aliases w:val="TableGrid"/>
    <w:basedOn w:val="a3"/>
    <w:uiPriority w:val="39"/>
    <w:qFormat/>
    <w:rsid w:val="00B518E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제목 3 Char"/>
    <w:aliases w:val="h3 Char,h31 Char,H3 Char,Underrubrik2 Char,Memo Heading 3 Char,no break Char,Heading 3 Char1 Char Char,Heading 3 Char Char Char Char,Heading 3 Char1 Char Char Char Char,Heading 3 Char Char Char Char Char Char,Heading 3 Char Char1 Char Char"/>
    <w:basedOn w:val="a2"/>
    <w:link w:val="3"/>
    <w:qFormat/>
    <w:rsid w:val="00B518E0"/>
    <w:rPr>
      <w:rFonts w:ascii="Times New Roman" w:hAnsi="Times New Roman"/>
      <w:b/>
      <w:sz w:val="24"/>
      <w:lang w:val="en-GB" w:eastAsia="en-US"/>
    </w:rPr>
  </w:style>
  <w:style w:type="character" w:customStyle="1" w:styleId="ui-provider">
    <w:name w:val="ui-provider"/>
    <w:basedOn w:val="a2"/>
    <w:rsid w:val="00B518E0"/>
  </w:style>
  <w:style w:type="paragraph" w:styleId="af3">
    <w:name w:val="Balloon Text"/>
    <w:basedOn w:val="a1"/>
    <w:link w:val="Char5"/>
    <w:uiPriority w:val="99"/>
    <w:unhideWhenUsed/>
    <w:qFormat/>
    <w:rsid w:val="00B518E0"/>
    <w:pPr>
      <w:spacing w:before="0"/>
    </w:pPr>
    <w:rPr>
      <w:rFonts w:eastAsiaTheme="minorEastAsia"/>
      <w:sz w:val="18"/>
      <w:szCs w:val="18"/>
    </w:rPr>
  </w:style>
  <w:style w:type="character" w:customStyle="1" w:styleId="Char5">
    <w:name w:val="풍선 도움말 텍스트 Char"/>
    <w:basedOn w:val="a2"/>
    <w:link w:val="af3"/>
    <w:uiPriority w:val="99"/>
    <w:qFormat/>
    <w:rsid w:val="00B518E0"/>
    <w:rPr>
      <w:rFonts w:ascii="Times New Roman" w:eastAsiaTheme="minorEastAsia" w:hAnsi="Times New Roman"/>
      <w:sz w:val="18"/>
      <w:szCs w:val="18"/>
      <w:lang w:val="en-GB" w:eastAsia="en-US"/>
    </w:rPr>
  </w:style>
  <w:style w:type="character" w:styleId="af4">
    <w:name w:val="annotation reference"/>
    <w:basedOn w:val="a2"/>
    <w:unhideWhenUsed/>
    <w:qFormat/>
    <w:rsid w:val="00B518E0"/>
    <w:rPr>
      <w:sz w:val="21"/>
      <w:szCs w:val="21"/>
    </w:rPr>
  </w:style>
  <w:style w:type="paragraph" w:styleId="af5">
    <w:name w:val="annotation text"/>
    <w:basedOn w:val="a1"/>
    <w:link w:val="Char6"/>
    <w:uiPriority w:val="99"/>
    <w:unhideWhenUsed/>
    <w:qFormat/>
    <w:rsid w:val="00B518E0"/>
    <w:rPr>
      <w:rFonts w:eastAsiaTheme="minorEastAsia"/>
    </w:rPr>
  </w:style>
  <w:style w:type="character" w:customStyle="1" w:styleId="Char6">
    <w:name w:val="메모 텍스트 Char"/>
    <w:basedOn w:val="a2"/>
    <w:link w:val="af5"/>
    <w:uiPriority w:val="99"/>
    <w:qFormat/>
    <w:rsid w:val="00B518E0"/>
    <w:rPr>
      <w:rFonts w:ascii="Times New Roman" w:eastAsiaTheme="minorEastAsia" w:hAnsi="Times New Roman"/>
      <w:sz w:val="24"/>
      <w:lang w:val="en-GB" w:eastAsia="en-US"/>
    </w:rPr>
  </w:style>
  <w:style w:type="paragraph" w:styleId="af6">
    <w:name w:val="annotation subject"/>
    <w:basedOn w:val="af5"/>
    <w:next w:val="af5"/>
    <w:link w:val="Char7"/>
    <w:uiPriority w:val="99"/>
    <w:unhideWhenUsed/>
    <w:qFormat/>
    <w:rsid w:val="00B518E0"/>
    <w:rPr>
      <w:b/>
      <w:bCs/>
    </w:rPr>
  </w:style>
  <w:style w:type="character" w:customStyle="1" w:styleId="Char7">
    <w:name w:val="메모 주제 Char"/>
    <w:basedOn w:val="Char6"/>
    <w:link w:val="af6"/>
    <w:uiPriority w:val="99"/>
    <w:qFormat/>
    <w:rsid w:val="00B518E0"/>
    <w:rPr>
      <w:rFonts w:ascii="Times New Roman" w:eastAsiaTheme="minorEastAsia" w:hAnsi="Times New Roman"/>
      <w:b/>
      <w:bCs/>
      <w:sz w:val="24"/>
      <w:lang w:val="en-GB" w:eastAsia="en-US"/>
    </w:rPr>
  </w:style>
  <w:style w:type="character" w:customStyle="1" w:styleId="2Char">
    <w:name w:val="제목 2 Char"/>
    <w:aliases w:val="Head2 Char"/>
    <w:basedOn w:val="a2"/>
    <w:link w:val="2"/>
    <w:qFormat/>
    <w:rsid w:val="00B518E0"/>
    <w:rPr>
      <w:rFonts w:ascii="Calibri" w:eastAsiaTheme="minorEastAsia" w:hAnsi="Calibri" w:cstheme="minorBidi"/>
      <w:sz w:val="24"/>
      <w:szCs w:val="22"/>
      <w:lang w:eastAsia="ko-KR"/>
    </w:rPr>
  </w:style>
  <w:style w:type="paragraph" w:customStyle="1" w:styleId="13">
    <w:name w:val="正文1"/>
    <w:qFormat/>
    <w:rsid w:val="00B518E0"/>
    <w:pPr>
      <w:overflowPunct w:val="0"/>
      <w:autoSpaceDE w:val="0"/>
      <w:autoSpaceDN w:val="0"/>
      <w:adjustRightInd w:val="0"/>
      <w:spacing w:before="120" w:after="100" w:afterAutospacing="1"/>
      <w:jc w:val="both"/>
      <w:textAlignment w:val="baseline"/>
    </w:pPr>
    <w:rPr>
      <w:rFonts w:ascii="Times New Roman" w:eastAsia="SimSun" w:hAnsi="Times New Roman"/>
      <w:sz w:val="24"/>
      <w:szCs w:val="24"/>
    </w:rPr>
  </w:style>
  <w:style w:type="character" w:customStyle="1" w:styleId="TabletextChar">
    <w:name w:val="Table_text Char"/>
    <w:link w:val="Tabletext"/>
    <w:qFormat/>
    <w:locked/>
    <w:rsid w:val="00B518E0"/>
    <w:rPr>
      <w:rFonts w:ascii="Times New Roman" w:hAnsi="Times New Roman"/>
      <w:lang w:val="en-GB" w:eastAsia="en-US"/>
    </w:rPr>
  </w:style>
  <w:style w:type="character" w:customStyle="1" w:styleId="TableheadChar">
    <w:name w:val="Table_head Char"/>
    <w:basedOn w:val="a2"/>
    <w:link w:val="Tablehead"/>
    <w:qFormat/>
    <w:locked/>
    <w:rsid w:val="00B518E0"/>
    <w:rPr>
      <w:rFonts w:ascii="Times New Roman Bold" w:hAnsi="Times New Roman Bold" w:cs="Times New Roman Bold"/>
      <w:b/>
      <w:lang w:val="en-GB" w:eastAsia="en-US"/>
    </w:rPr>
  </w:style>
  <w:style w:type="character" w:customStyle="1" w:styleId="TableNoChar">
    <w:name w:val="Table_No Char"/>
    <w:qFormat/>
    <w:locked/>
    <w:rsid w:val="00B518E0"/>
    <w:rPr>
      <w:rFonts w:ascii="Times New Roman" w:hAnsi="Times New Roman"/>
      <w:caps/>
      <w:lang w:val="en-GB" w:eastAsia="en-US"/>
    </w:rPr>
  </w:style>
  <w:style w:type="character" w:customStyle="1" w:styleId="TabletitleChar">
    <w:name w:val="Table_title Char"/>
    <w:qFormat/>
    <w:locked/>
    <w:rsid w:val="00B518E0"/>
    <w:rPr>
      <w:rFonts w:ascii="Times New Roman Bold" w:hAnsi="Times New Roman Bold"/>
      <w:b/>
      <w:lang w:val="en-GB" w:eastAsia="en-US"/>
    </w:rPr>
  </w:style>
  <w:style w:type="table" w:customStyle="1" w:styleId="GridTable1Light-Accent11">
    <w:name w:val="Grid Table 1 Light - Accent 11"/>
    <w:basedOn w:val="a3"/>
    <w:uiPriority w:val="46"/>
    <w:rsid w:val="00B518E0"/>
    <w:rPr>
      <w:rFonts w:eastAsiaTheme="minorEastAsi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HeadingbChar">
    <w:name w:val="Heading_b Char"/>
    <w:basedOn w:val="a2"/>
    <w:link w:val="Headingb"/>
    <w:qFormat/>
    <w:locked/>
    <w:rsid w:val="00B518E0"/>
    <w:rPr>
      <w:rFonts w:ascii="Times New Roman Bold" w:hAnsi="Times New Roman Bold" w:cs="Times New Roman Bold"/>
      <w:b/>
      <w:sz w:val="24"/>
      <w:lang w:val="fr-CH" w:eastAsia="en-US"/>
    </w:rPr>
  </w:style>
  <w:style w:type="character" w:customStyle="1" w:styleId="href">
    <w:name w:val="href"/>
    <w:basedOn w:val="a2"/>
    <w:rsid w:val="00B518E0"/>
  </w:style>
  <w:style w:type="paragraph" w:customStyle="1" w:styleId="HeadingSum">
    <w:name w:val="Heading_Sum"/>
    <w:basedOn w:val="Headingb"/>
    <w:next w:val="a1"/>
    <w:autoRedefine/>
    <w:rsid w:val="00B518E0"/>
    <w:pPr>
      <w:keepNext/>
      <w:keepLines/>
      <w:tabs>
        <w:tab w:val="clear" w:pos="1134"/>
        <w:tab w:val="clear" w:pos="1871"/>
        <w:tab w:val="clear" w:pos="2268"/>
        <w:tab w:val="left" w:pos="794"/>
        <w:tab w:val="left" w:pos="1191"/>
        <w:tab w:val="left" w:pos="1588"/>
        <w:tab w:val="left" w:pos="1985"/>
      </w:tabs>
      <w:spacing w:before="240"/>
      <w:jc w:val="both"/>
    </w:pPr>
    <w:rPr>
      <w:rFonts w:ascii="Times New Roman" w:eastAsiaTheme="minorEastAsia" w:hAnsi="Times New Roman" w:cs="Times New Roman"/>
      <w:sz w:val="22"/>
      <w:lang w:val="es-ES_tradnl"/>
    </w:rPr>
  </w:style>
  <w:style w:type="paragraph" w:customStyle="1" w:styleId="AppendixNoTitle">
    <w:name w:val="Appendix_NoTitle"/>
    <w:basedOn w:val="AnnexNoTitle"/>
    <w:next w:val="a1"/>
    <w:rsid w:val="00B518E0"/>
  </w:style>
  <w:style w:type="paragraph" w:customStyle="1" w:styleId="tocpart">
    <w:name w:val="tocpart"/>
    <w:basedOn w:val="a1"/>
    <w:rsid w:val="00B518E0"/>
    <w:pPr>
      <w:tabs>
        <w:tab w:val="clear" w:pos="1134"/>
        <w:tab w:val="clear" w:pos="1871"/>
        <w:tab w:val="clear" w:pos="2268"/>
        <w:tab w:val="left" w:pos="2693"/>
        <w:tab w:val="left" w:pos="8789"/>
        <w:tab w:val="right" w:pos="9639"/>
      </w:tabs>
      <w:ind w:left="2693" w:hanging="2693"/>
      <w:jc w:val="both"/>
    </w:pPr>
    <w:rPr>
      <w:rFonts w:eastAsiaTheme="minorEastAsia"/>
      <w:lang w:val="fr-FR"/>
    </w:rPr>
  </w:style>
  <w:style w:type="paragraph" w:customStyle="1" w:styleId="Blanc">
    <w:name w:val="Blanc"/>
    <w:basedOn w:val="a1"/>
    <w:next w:val="Tabletext"/>
    <w:rsid w:val="00B518E0"/>
    <w:pPr>
      <w:keepNext/>
      <w:keepLines/>
      <w:tabs>
        <w:tab w:val="clear" w:pos="1134"/>
        <w:tab w:val="clear" w:pos="1871"/>
        <w:tab w:val="clear" w:pos="2268"/>
      </w:tabs>
      <w:spacing w:before="0"/>
      <w:jc w:val="both"/>
    </w:pPr>
    <w:rPr>
      <w:rFonts w:eastAsiaTheme="minorEastAsia"/>
      <w:sz w:val="16"/>
    </w:rPr>
  </w:style>
  <w:style w:type="paragraph" w:customStyle="1" w:styleId="Line">
    <w:name w:val="Line"/>
    <w:basedOn w:val="a1"/>
    <w:next w:val="a1"/>
    <w:rsid w:val="00B518E0"/>
    <w:pPr>
      <w:pBdr>
        <w:top w:val="single" w:sz="6" w:space="1" w:color="auto"/>
      </w:pBdr>
      <w:tabs>
        <w:tab w:val="clear" w:pos="1134"/>
        <w:tab w:val="clear" w:pos="1871"/>
        <w:tab w:val="clear" w:pos="2268"/>
      </w:tabs>
      <w:spacing w:before="240"/>
      <w:ind w:left="3997" w:right="3997"/>
      <w:jc w:val="center"/>
    </w:pPr>
    <w:rPr>
      <w:rFonts w:eastAsiaTheme="minorEastAsia"/>
      <w:sz w:val="20"/>
    </w:rPr>
  </w:style>
  <w:style w:type="paragraph" w:customStyle="1" w:styleId="toctemp">
    <w:name w:val="toctemp"/>
    <w:basedOn w:val="a1"/>
    <w:rsid w:val="00B518E0"/>
    <w:pPr>
      <w:tabs>
        <w:tab w:val="clear" w:pos="1134"/>
        <w:tab w:val="clear" w:pos="1871"/>
        <w:tab w:val="clear" w:pos="2268"/>
        <w:tab w:val="left" w:pos="2693"/>
        <w:tab w:val="left" w:leader="dot" w:pos="8789"/>
        <w:tab w:val="right" w:pos="9639"/>
      </w:tabs>
      <w:ind w:left="2693" w:right="964" w:hanging="2693"/>
      <w:jc w:val="both"/>
    </w:pPr>
    <w:rPr>
      <w:rFonts w:eastAsiaTheme="minorEastAsia"/>
      <w:lang w:val="fr-FR"/>
    </w:rPr>
  </w:style>
  <w:style w:type="paragraph" w:customStyle="1" w:styleId="Summary">
    <w:name w:val="Summary"/>
    <w:basedOn w:val="a1"/>
    <w:qFormat/>
    <w:rsid w:val="006E6FC5"/>
    <w:pPr>
      <w:widowControl w:val="0"/>
      <w:tabs>
        <w:tab w:val="clear" w:pos="1134"/>
        <w:tab w:val="clear" w:pos="1871"/>
        <w:tab w:val="clear" w:pos="2268"/>
      </w:tabs>
      <w:wordWrap w:val="0"/>
      <w:overflowPunct/>
      <w:adjustRightInd/>
      <w:spacing w:before="0" w:after="160" w:line="259" w:lineRule="auto"/>
      <w:jc w:val="center"/>
      <w:textAlignment w:val="auto"/>
    </w:pPr>
    <w:rPr>
      <w:rFonts w:ascii="바탕체" w:eastAsiaTheme="minorEastAsia" w:hAnsi="바탕체" w:cstheme="minorBidi"/>
      <w:kern w:val="2"/>
      <w:sz w:val="28"/>
      <w:szCs w:val="22"/>
      <w:lang w:val="en-US" w:eastAsia="ko-KR"/>
    </w:rPr>
  </w:style>
  <w:style w:type="paragraph" w:customStyle="1" w:styleId="TableLegendNote">
    <w:name w:val="Table_Legend_Note"/>
    <w:basedOn w:val="Tablelegend"/>
    <w:next w:val="Tablelegend"/>
    <w:rsid w:val="00B518E0"/>
    <w:pPr>
      <w:tabs>
        <w:tab w:val="clear" w:pos="1871"/>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80"/>
      <w:ind w:left="-85" w:right="-85"/>
      <w:jc w:val="both"/>
    </w:pPr>
    <w:rPr>
      <w:rFonts w:eastAsiaTheme="minorEastAsia"/>
      <w:sz w:val="22"/>
      <w:lang w:val="en-US"/>
    </w:rPr>
  </w:style>
  <w:style w:type="character" w:customStyle="1" w:styleId="4Char">
    <w:name w:val="제목 4 Char"/>
    <w:aliases w:val="h4 Char,H4 Char,h41 Char,H41 Char,H42 Char,h42 Char,H43 Char,h43 Char,H411 Char,h411 Char,H421 Char,h421 Char,H44 Char,h44 Char,H412 Char,h412 Char,H422 Char,h422 Char,H431 Char,h431 Char,H45 Char,h45 Char,H413 Char,h413 Char,H423 Char"/>
    <w:basedOn w:val="a2"/>
    <w:link w:val="4"/>
    <w:qFormat/>
    <w:rsid w:val="00B518E0"/>
    <w:rPr>
      <w:rFonts w:ascii="Times New Roman" w:hAnsi="Times New Roman"/>
      <w:b/>
      <w:sz w:val="24"/>
      <w:lang w:val="en-GB" w:eastAsia="en-US"/>
    </w:rPr>
  </w:style>
  <w:style w:type="character" w:customStyle="1" w:styleId="5Char">
    <w:name w:val="제목 5 Char"/>
    <w:aliases w:val="h5 Char,Heading5 Char,H5 Char1"/>
    <w:basedOn w:val="a2"/>
    <w:link w:val="5"/>
    <w:qFormat/>
    <w:rsid w:val="00B518E0"/>
    <w:rPr>
      <w:rFonts w:ascii="Times New Roman" w:hAnsi="Times New Roman"/>
      <w:b/>
      <w:sz w:val="24"/>
      <w:lang w:val="en-GB" w:eastAsia="en-US"/>
    </w:rPr>
  </w:style>
  <w:style w:type="character" w:customStyle="1" w:styleId="6Char">
    <w:name w:val="제목 6 Char"/>
    <w:basedOn w:val="a2"/>
    <w:link w:val="6"/>
    <w:rsid w:val="00B518E0"/>
    <w:rPr>
      <w:rFonts w:ascii="Times New Roman" w:hAnsi="Times New Roman"/>
      <w:b/>
      <w:sz w:val="24"/>
      <w:lang w:val="en-GB" w:eastAsia="en-US"/>
    </w:rPr>
  </w:style>
  <w:style w:type="character" w:customStyle="1" w:styleId="7Char">
    <w:name w:val="제목 7 Char"/>
    <w:aliases w:val="H7 Char1,8 Char1"/>
    <w:basedOn w:val="a2"/>
    <w:link w:val="7"/>
    <w:uiPriority w:val="99"/>
    <w:rsid w:val="00B518E0"/>
    <w:rPr>
      <w:rFonts w:ascii="Times New Roman" w:hAnsi="Times New Roman"/>
      <w:b/>
      <w:sz w:val="24"/>
      <w:lang w:val="en-GB" w:eastAsia="en-US"/>
    </w:rPr>
  </w:style>
  <w:style w:type="character" w:customStyle="1" w:styleId="8Char">
    <w:name w:val="제목 8 Char"/>
    <w:aliases w:val="Table Heading Char1"/>
    <w:basedOn w:val="a2"/>
    <w:link w:val="8"/>
    <w:uiPriority w:val="99"/>
    <w:qFormat/>
    <w:rsid w:val="00B518E0"/>
    <w:rPr>
      <w:rFonts w:ascii="Times New Roman" w:hAnsi="Times New Roman"/>
      <w:b/>
      <w:sz w:val="24"/>
      <w:lang w:val="en-GB" w:eastAsia="en-US"/>
    </w:rPr>
  </w:style>
  <w:style w:type="character" w:customStyle="1" w:styleId="9Char">
    <w:name w:val="제목 9 Char"/>
    <w:aliases w:val="Figure Heading Char1,FH Char1"/>
    <w:basedOn w:val="a2"/>
    <w:link w:val="9"/>
    <w:uiPriority w:val="99"/>
    <w:qFormat/>
    <w:rsid w:val="00B518E0"/>
    <w:rPr>
      <w:rFonts w:ascii="Times New Roman" w:hAnsi="Times New Roman"/>
      <w:b/>
      <w:sz w:val="24"/>
      <w:lang w:val="en-GB" w:eastAsia="en-US"/>
    </w:rPr>
  </w:style>
  <w:style w:type="character" w:styleId="af7">
    <w:name w:val="FollowedHyperlink"/>
    <w:unhideWhenUsed/>
    <w:qFormat/>
    <w:rsid w:val="00B518E0"/>
    <w:rPr>
      <w:color w:val="800080"/>
      <w:u w:val="single"/>
    </w:rPr>
  </w:style>
  <w:style w:type="paragraph" w:customStyle="1" w:styleId="msonormal0">
    <w:name w:val="msonormal"/>
    <w:basedOn w:val="a1"/>
    <w:uiPriority w:val="99"/>
    <w:qFormat/>
    <w:rsid w:val="00B518E0"/>
    <w:pPr>
      <w:tabs>
        <w:tab w:val="clear" w:pos="1134"/>
        <w:tab w:val="clear" w:pos="1871"/>
        <w:tab w:val="clear" w:pos="2268"/>
      </w:tabs>
      <w:overflowPunct/>
      <w:autoSpaceDE/>
      <w:autoSpaceDN/>
      <w:adjustRightInd/>
      <w:spacing w:before="100" w:beforeAutospacing="1" w:after="100" w:afterAutospacing="1"/>
      <w:jc w:val="both"/>
      <w:textAlignment w:val="auto"/>
    </w:pPr>
    <w:rPr>
      <w:rFonts w:eastAsia="SimSun"/>
      <w:szCs w:val="24"/>
      <w:lang w:val="es-ES" w:eastAsia="es-ES"/>
    </w:rPr>
  </w:style>
  <w:style w:type="paragraph" w:styleId="af8">
    <w:name w:val="Normal (Web)"/>
    <w:basedOn w:val="a1"/>
    <w:link w:val="Char8"/>
    <w:uiPriority w:val="99"/>
    <w:unhideWhenUsed/>
    <w:qFormat/>
    <w:rsid w:val="00B518E0"/>
    <w:pPr>
      <w:tabs>
        <w:tab w:val="clear" w:pos="1134"/>
        <w:tab w:val="clear" w:pos="1871"/>
        <w:tab w:val="clear" w:pos="2268"/>
      </w:tabs>
      <w:overflowPunct/>
      <w:autoSpaceDE/>
      <w:autoSpaceDN/>
      <w:adjustRightInd/>
      <w:spacing w:before="100" w:beforeAutospacing="1" w:after="100" w:afterAutospacing="1"/>
      <w:jc w:val="both"/>
      <w:textAlignment w:val="auto"/>
    </w:pPr>
    <w:rPr>
      <w:rFonts w:eastAsia="SimSun"/>
      <w:szCs w:val="24"/>
      <w:lang w:val="es-ES" w:eastAsia="es-ES"/>
    </w:rPr>
  </w:style>
  <w:style w:type="paragraph" w:styleId="81">
    <w:name w:val="index 8"/>
    <w:basedOn w:val="a1"/>
    <w:next w:val="a1"/>
    <w:autoRedefine/>
    <w:uiPriority w:val="99"/>
    <w:unhideWhenUsed/>
    <w:qFormat/>
    <w:rsid w:val="00B518E0"/>
    <w:pPr>
      <w:tabs>
        <w:tab w:val="clear" w:pos="1134"/>
        <w:tab w:val="clear" w:pos="1871"/>
        <w:tab w:val="clear" w:pos="2268"/>
      </w:tabs>
      <w:overflowPunct/>
      <w:autoSpaceDE/>
      <w:autoSpaceDN/>
      <w:adjustRightInd/>
      <w:spacing w:before="0" w:after="60"/>
      <w:ind w:left="1600" w:hanging="200"/>
      <w:jc w:val="both"/>
      <w:textAlignment w:val="auto"/>
    </w:pPr>
    <w:rPr>
      <w:rFonts w:eastAsia="SimSun"/>
      <w:sz w:val="20"/>
      <w:lang w:eastAsia="de-DE"/>
    </w:rPr>
  </w:style>
  <w:style w:type="paragraph" w:styleId="90">
    <w:name w:val="index 9"/>
    <w:basedOn w:val="a1"/>
    <w:next w:val="a1"/>
    <w:autoRedefine/>
    <w:uiPriority w:val="99"/>
    <w:unhideWhenUsed/>
    <w:qFormat/>
    <w:rsid w:val="00B518E0"/>
    <w:pPr>
      <w:tabs>
        <w:tab w:val="clear" w:pos="1134"/>
        <w:tab w:val="clear" w:pos="1871"/>
        <w:tab w:val="clear" w:pos="2268"/>
      </w:tabs>
      <w:overflowPunct/>
      <w:autoSpaceDE/>
      <w:autoSpaceDN/>
      <w:adjustRightInd/>
      <w:spacing w:before="0" w:after="60"/>
      <w:ind w:left="1800" w:hanging="200"/>
      <w:jc w:val="both"/>
      <w:textAlignment w:val="auto"/>
    </w:pPr>
    <w:rPr>
      <w:sz w:val="20"/>
      <w:lang w:eastAsia="de-DE"/>
    </w:rPr>
  </w:style>
  <w:style w:type="paragraph" w:styleId="91">
    <w:name w:val="toc 9"/>
    <w:basedOn w:val="a1"/>
    <w:next w:val="a1"/>
    <w:autoRedefine/>
    <w:uiPriority w:val="39"/>
    <w:unhideWhenUsed/>
    <w:qFormat/>
    <w:rsid w:val="00B518E0"/>
    <w:pPr>
      <w:tabs>
        <w:tab w:val="clear" w:pos="1134"/>
        <w:tab w:val="clear" w:pos="1871"/>
        <w:tab w:val="clear" w:pos="2268"/>
        <w:tab w:val="right" w:leader="dot" w:pos="9729"/>
      </w:tabs>
      <w:spacing w:before="136"/>
      <w:ind w:left="1600"/>
      <w:jc w:val="both"/>
      <w:textAlignment w:val="auto"/>
    </w:pPr>
    <w:rPr>
      <w:rFonts w:eastAsia="SimSun"/>
      <w:sz w:val="20"/>
      <w:lang w:eastAsia="fr-FR"/>
    </w:rPr>
  </w:style>
  <w:style w:type="paragraph" w:styleId="af9">
    <w:name w:val="table of figures"/>
    <w:basedOn w:val="a1"/>
    <w:next w:val="a1"/>
    <w:uiPriority w:val="99"/>
    <w:unhideWhenUsed/>
    <w:qFormat/>
    <w:rsid w:val="00B518E0"/>
    <w:pPr>
      <w:tabs>
        <w:tab w:val="clear" w:pos="1134"/>
        <w:tab w:val="clear" w:pos="1871"/>
        <w:tab w:val="clear" w:pos="2268"/>
      </w:tabs>
      <w:overflowPunct/>
      <w:autoSpaceDE/>
      <w:autoSpaceDN/>
      <w:adjustRightInd/>
      <w:spacing w:before="0" w:after="200" w:line="276" w:lineRule="auto"/>
      <w:ind w:left="400" w:hanging="400"/>
      <w:textAlignment w:val="auto"/>
    </w:pPr>
    <w:rPr>
      <w:rFonts w:asciiTheme="minorHAnsi" w:eastAsiaTheme="minorHAnsi" w:hAnsiTheme="minorHAnsi" w:cstheme="minorBidi"/>
      <w:sz w:val="20"/>
      <w:szCs w:val="22"/>
      <w:lang w:val="de-DE"/>
    </w:rPr>
  </w:style>
  <w:style w:type="paragraph" w:styleId="afa">
    <w:name w:val="endnote text"/>
    <w:basedOn w:val="a1"/>
    <w:link w:val="Char9"/>
    <w:uiPriority w:val="99"/>
    <w:unhideWhenUsed/>
    <w:qFormat/>
    <w:rsid w:val="00B518E0"/>
    <w:pPr>
      <w:tabs>
        <w:tab w:val="clear" w:pos="1134"/>
        <w:tab w:val="clear" w:pos="1871"/>
        <w:tab w:val="clear" w:pos="2268"/>
      </w:tabs>
      <w:overflowPunct/>
      <w:autoSpaceDE/>
      <w:autoSpaceDN/>
      <w:adjustRightInd/>
      <w:spacing w:before="0" w:after="60"/>
      <w:jc w:val="both"/>
      <w:textAlignment w:val="auto"/>
    </w:pPr>
    <w:rPr>
      <w:rFonts w:ascii="CG Times" w:eastAsia="SimSun" w:hAnsi="CG Times"/>
      <w:sz w:val="20"/>
      <w:lang w:eastAsia="de-DE"/>
    </w:rPr>
  </w:style>
  <w:style w:type="character" w:customStyle="1" w:styleId="Char9">
    <w:name w:val="미주 텍스트 Char"/>
    <w:basedOn w:val="a2"/>
    <w:link w:val="afa"/>
    <w:uiPriority w:val="99"/>
    <w:rsid w:val="00B518E0"/>
    <w:rPr>
      <w:rFonts w:eastAsia="SimSun"/>
      <w:lang w:val="en-GB" w:eastAsia="de-DE"/>
    </w:rPr>
  </w:style>
  <w:style w:type="paragraph" w:styleId="afb">
    <w:name w:val="Subtitle"/>
    <w:basedOn w:val="a1"/>
    <w:link w:val="Chara"/>
    <w:uiPriority w:val="99"/>
    <w:qFormat/>
    <w:rsid w:val="00B518E0"/>
    <w:pPr>
      <w:tabs>
        <w:tab w:val="clear" w:pos="1134"/>
        <w:tab w:val="clear" w:pos="1871"/>
        <w:tab w:val="clear" w:pos="2268"/>
      </w:tabs>
      <w:overflowPunct/>
      <w:autoSpaceDE/>
      <w:autoSpaceDN/>
      <w:adjustRightInd/>
      <w:spacing w:before="0" w:after="60"/>
      <w:jc w:val="center"/>
      <w:textAlignment w:val="auto"/>
      <w:outlineLvl w:val="1"/>
    </w:pPr>
    <w:rPr>
      <w:rFonts w:ascii="Arial" w:eastAsia="SimSun" w:hAnsi="Arial" w:cs="Arial"/>
      <w:szCs w:val="24"/>
      <w:lang w:eastAsia="de-DE"/>
    </w:rPr>
  </w:style>
  <w:style w:type="character" w:customStyle="1" w:styleId="Chara">
    <w:name w:val="부제 Char"/>
    <w:basedOn w:val="a2"/>
    <w:link w:val="afb"/>
    <w:uiPriority w:val="99"/>
    <w:rsid w:val="00B518E0"/>
    <w:rPr>
      <w:rFonts w:ascii="Arial" w:eastAsia="SimSun" w:hAnsi="Arial" w:cs="Arial"/>
      <w:sz w:val="24"/>
      <w:szCs w:val="24"/>
      <w:lang w:val="en-GB" w:eastAsia="de-DE"/>
    </w:rPr>
  </w:style>
  <w:style w:type="paragraph" w:styleId="afc">
    <w:name w:val="Date"/>
    <w:basedOn w:val="a1"/>
    <w:next w:val="a1"/>
    <w:link w:val="Charb"/>
    <w:uiPriority w:val="99"/>
    <w:unhideWhenUsed/>
    <w:qFormat/>
    <w:rsid w:val="00B518E0"/>
    <w:pPr>
      <w:tabs>
        <w:tab w:val="clear" w:pos="1134"/>
        <w:tab w:val="clear" w:pos="1871"/>
        <w:tab w:val="clear" w:pos="2268"/>
      </w:tabs>
      <w:overflowPunct/>
      <w:autoSpaceDE/>
      <w:autoSpaceDN/>
      <w:adjustRightInd/>
      <w:spacing w:before="0" w:after="60"/>
      <w:jc w:val="both"/>
      <w:textAlignment w:val="auto"/>
    </w:pPr>
    <w:rPr>
      <w:rFonts w:eastAsia="SimSun"/>
      <w:sz w:val="20"/>
      <w:lang w:eastAsia="de-DE"/>
    </w:rPr>
  </w:style>
  <w:style w:type="character" w:customStyle="1" w:styleId="Charb">
    <w:name w:val="날짜 Char"/>
    <w:basedOn w:val="a2"/>
    <w:link w:val="afc"/>
    <w:uiPriority w:val="99"/>
    <w:rsid w:val="00B518E0"/>
    <w:rPr>
      <w:rFonts w:ascii="Times New Roman" w:eastAsia="SimSun" w:hAnsi="Times New Roman"/>
      <w:lang w:val="en-GB" w:eastAsia="de-DE"/>
    </w:rPr>
  </w:style>
  <w:style w:type="paragraph" w:styleId="afd">
    <w:name w:val="Document Map"/>
    <w:basedOn w:val="a1"/>
    <w:link w:val="Charc"/>
    <w:uiPriority w:val="99"/>
    <w:unhideWhenUsed/>
    <w:qFormat/>
    <w:rsid w:val="00B518E0"/>
    <w:pPr>
      <w:textAlignment w:val="auto"/>
    </w:pPr>
    <w:rPr>
      <w:rFonts w:ascii="SimSun" w:eastAsia="SimSun"/>
      <w:sz w:val="18"/>
      <w:szCs w:val="18"/>
    </w:rPr>
  </w:style>
  <w:style w:type="character" w:customStyle="1" w:styleId="Charc">
    <w:name w:val="문서 구조 Char"/>
    <w:basedOn w:val="a2"/>
    <w:link w:val="afd"/>
    <w:uiPriority w:val="99"/>
    <w:qFormat/>
    <w:rsid w:val="00B518E0"/>
    <w:rPr>
      <w:rFonts w:ascii="SimSun" w:eastAsia="SimSun" w:hAnsi="Times New Roman"/>
      <w:sz w:val="18"/>
      <w:szCs w:val="18"/>
      <w:lang w:val="en-GB" w:eastAsia="en-US"/>
    </w:rPr>
  </w:style>
  <w:style w:type="paragraph" w:styleId="afe">
    <w:name w:val="Plain Text"/>
    <w:basedOn w:val="a1"/>
    <w:link w:val="Chard"/>
    <w:uiPriority w:val="99"/>
    <w:unhideWhenUsed/>
    <w:qFormat/>
    <w:rsid w:val="00B518E0"/>
    <w:pPr>
      <w:tabs>
        <w:tab w:val="clear" w:pos="1134"/>
        <w:tab w:val="clear" w:pos="1871"/>
        <w:tab w:val="clear" w:pos="2268"/>
      </w:tabs>
      <w:overflowPunct/>
      <w:autoSpaceDE/>
      <w:autoSpaceDN/>
      <w:adjustRightInd/>
      <w:spacing w:before="0"/>
      <w:textAlignment w:val="auto"/>
    </w:pPr>
    <w:rPr>
      <w:rFonts w:ascii="Calibri" w:eastAsiaTheme="minorHAnsi" w:hAnsi="Calibri" w:cstheme="minorBidi"/>
      <w:sz w:val="22"/>
      <w:szCs w:val="21"/>
      <w:lang w:val="en-US"/>
    </w:rPr>
  </w:style>
  <w:style w:type="character" w:customStyle="1" w:styleId="Chard">
    <w:name w:val="글자만 Char"/>
    <w:basedOn w:val="a2"/>
    <w:link w:val="afe"/>
    <w:uiPriority w:val="99"/>
    <w:qFormat/>
    <w:rsid w:val="00B518E0"/>
    <w:rPr>
      <w:rFonts w:ascii="Calibri" w:eastAsiaTheme="minorHAnsi" w:hAnsi="Calibri" w:cstheme="minorBidi"/>
      <w:sz w:val="22"/>
      <w:szCs w:val="21"/>
      <w:lang w:eastAsia="en-US"/>
    </w:rPr>
  </w:style>
  <w:style w:type="paragraph" w:styleId="aff">
    <w:name w:val="No Spacing"/>
    <w:link w:val="Chare"/>
    <w:uiPriority w:val="1"/>
    <w:qFormat/>
    <w:rsid w:val="00B518E0"/>
    <w:rPr>
      <w:rFonts w:ascii="Times" w:eastAsia="MS Mincho" w:hAnsi="Times"/>
      <w:szCs w:val="24"/>
      <w:lang w:eastAsia="en-US"/>
    </w:rPr>
  </w:style>
  <w:style w:type="paragraph" w:styleId="aff0">
    <w:name w:val="Revision"/>
    <w:uiPriority w:val="99"/>
    <w:qFormat/>
    <w:rsid w:val="00B518E0"/>
    <w:rPr>
      <w:rFonts w:ascii="Times New Roman" w:eastAsiaTheme="minorEastAsia" w:hAnsi="Times New Roman"/>
      <w:sz w:val="24"/>
      <w:lang w:val="en-GB" w:eastAsia="en-US"/>
    </w:rPr>
  </w:style>
  <w:style w:type="character" w:customStyle="1" w:styleId="NormalaftertitleChar">
    <w:name w:val="Normal_after_title Char"/>
    <w:basedOn w:val="a2"/>
    <w:link w:val="Normalaftertitle"/>
    <w:qFormat/>
    <w:locked/>
    <w:rsid w:val="00B518E0"/>
    <w:rPr>
      <w:rFonts w:ascii="Times New Roman" w:hAnsi="Times New Roman"/>
      <w:sz w:val="24"/>
      <w:lang w:val="en-GB" w:eastAsia="en-US"/>
    </w:rPr>
  </w:style>
  <w:style w:type="character" w:customStyle="1" w:styleId="ArttitleChar">
    <w:name w:val="Art_title Char"/>
    <w:basedOn w:val="a2"/>
    <w:link w:val="Arttitle"/>
    <w:locked/>
    <w:rsid w:val="00B518E0"/>
    <w:rPr>
      <w:rFonts w:ascii="Times New Roman" w:hAnsi="Times New Roman"/>
      <w:b/>
      <w:sz w:val="28"/>
      <w:lang w:val="en-GB" w:eastAsia="en-US"/>
    </w:rPr>
  </w:style>
  <w:style w:type="character" w:customStyle="1" w:styleId="CallChar">
    <w:name w:val="Call Char"/>
    <w:basedOn w:val="a2"/>
    <w:link w:val="Call"/>
    <w:locked/>
    <w:rsid w:val="00B518E0"/>
    <w:rPr>
      <w:rFonts w:ascii="Times New Roman" w:hAnsi="Times New Roman"/>
      <w:i/>
      <w:sz w:val="24"/>
      <w:lang w:val="en-GB" w:eastAsia="en-US"/>
    </w:rPr>
  </w:style>
  <w:style w:type="character" w:customStyle="1" w:styleId="NoteChar">
    <w:name w:val="Note Char"/>
    <w:basedOn w:val="a2"/>
    <w:link w:val="Note"/>
    <w:qFormat/>
    <w:locked/>
    <w:rsid w:val="00B518E0"/>
    <w:rPr>
      <w:rFonts w:ascii="Times New Roman" w:hAnsi="Times New Roman"/>
      <w:sz w:val="24"/>
      <w:lang w:val="en-GB" w:eastAsia="en-US"/>
    </w:rPr>
  </w:style>
  <w:style w:type="character" w:customStyle="1" w:styleId="RectitleChar">
    <w:name w:val="Rec_title Char"/>
    <w:basedOn w:val="a2"/>
    <w:link w:val="Rectitle"/>
    <w:locked/>
    <w:rsid w:val="00B518E0"/>
    <w:rPr>
      <w:rFonts w:ascii="Times New Roman Bold" w:hAnsi="Times New Roman Bold"/>
      <w:b/>
      <w:sz w:val="28"/>
      <w:lang w:val="en-GB" w:eastAsia="en-US"/>
    </w:rPr>
  </w:style>
  <w:style w:type="character" w:customStyle="1" w:styleId="RestitleChar">
    <w:name w:val="Res_title Char"/>
    <w:basedOn w:val="a2"/>
    <w:link w:val="Restitle"/>
    <w:locked/>
    <w:rsid w:val="00B518E0"/>
    <w:rPr>
      <w:rFonts w:ascii="Times New Roman Bold" w:hAnsi="Times New Roman Bold"/>
      <w:b/>
      <w:sz w:val="28"/>
      <w:lang w:val="en-GB" w:eastAsia="en-US"/>
    </w:rPr>
  </w:style>
  <w:style w:type="character" w:customStyle="1" w:styleId="SourceChar">
    <w:name w:val="Source Char"/>
    <w:basedOn w:val="a2"/>
    <w:link w:val="Source"/>
    <w:locked/>
    <w:rsid w:val="00B518E0"/>
    <w:rPr>
      <w:rFonts w:ascii="Times New Roman" w:hAnsi="Times New Roman"/>
      <w:b/>
      <w:sz w:val="28"/>
      <w:lang w:val="en-GB" w:eastAsia="en-US"/>
    </w:rPr>
  </w:style>
  <w:style w:type="character" w:customStyle="1" w:styleId="Title1Char">
    <w:name w:val="Title 1 Char"/>
    <w:link w:val="Title1"/>
    <w:locked/>
    <w:rsid w:val="00B518E0"/>
    <w:rPr>
      <w:rFonts w:ascii="Times New Roman" w:hAnsi="Times New Roman"/>
      <w:caps/>
      <w:sz w:val="28"/>
      <w:lang w:val="en-GB" w:eastAsia="en-US"/>
    </w:rPr>
  </w:style>
  <w:style w:type="character" w:customStyle="1" w:styleId="HeadingiChar">
    <w:name w:val="Heading_i Char"/>
    <w:basedOn w:val="a2"/>
    <w:link w:val="Headingi"/>
    <w:locked/>
    <w:rsid w:val="00B518E0"/>
    <w:rPr>
      <w:rFonts w:ascii="Times New Roman" w:hAnsi="Times New Roman"/>
      <w:i/>
      <w:sz w:val="24"/>
      <w:lang w:val="en-GB" w:eastAsia="en-US"/>
    </w:rPr>
  </w:style>
  <w:style w:type="character" w:customStyle="1" w:styleId="NormalaftertitleChar0">
    <w:name w:val="Normal after title Char"/>
    <w:link w:val="Normalaftertitle0"/>
    <w:uiPriority w:val="99"/>
    <w:locked/>
    <w:rsid w:val="00B518E0"/>
    <w:rPr>
      <w:rFonts w:ascii="Times New Roman" w:hAnsi="Times New Roman"/>
      <w:sz w:val="24"/>
      <w:lang w:val="en-GB" w:eastAsia="en-US"/>
    </w:rPr>
  </w:style>
  <w:style w:type="paragraph" w:customStyle="1" w:styleId="14">
    <w:name w:val="変更箇所1"/>
    <w:uiPriority w:val="99"/>
    <w:semiHidden/>
    <w:qFormat/>
    <w:rsid w:val="00B518E0"/>
    <w:rPr>
      <w:rFonts w:ascii="Times New Roman" w:eastAsia="SimSun" w:hAnsi="Times New Roman"/>
      <w:sz w:val="24"/>
      <w:lang w:val="en-GB" w:eastAsia="en-US"/>
    </w:rPr>
  </w:style>
  <w:style w:type="paragraph" w:customStyle="1" w:styleId="berarbeitung1">
    <w:name w:val="Überarbeitung1"/>
    <w:uiPriority w:val="99"/>
    <w:semiHidden/>
    <w:qFormat/>
    <w:rsid w:val="00B518E0"/>
    <w:rPr>
      <w:rFonts w:ascii="Times New Roman" w:hAnsi="Times New Roman"/>
      <w:lang w:val="en-GB" w:eastAsia="en-US"/>
    </w:rPr>
  </w:style>
  <w:style w:type="paragraph" w:customStyle="1" w:styleId="15">
    <w:name w:val="修订1"/>
    <w:uiPriority w:val="99"/>
    <w:semiHidden/>
    <w:qFormat/>
    <w:rsid w:val="00B518E0"/>
    <w:rPr>
      <w:rFonts w:ascii="Times New Roman" w:hAnsi="Times New Roman"/>
      <w:lang w:val="en-GB" w:eastAsia="en-US"/>
    </w:rPr>
  </w:style>
  <w:style w:type="paragraph" w:customStyle="1" w:styleId="22">
    <w:name w:val="変更箇所2"/>
    <w:uiPriority w:val="99"/>
    <w:semiHidden/>
    <w:qFormat/>
    <w:rsid w:val="00B518E0"/>
    <w:rPr>
      <w:rFonts w:ascii="Times New Roman" w:hAnsi="Times New Roman"/>
      <w:sz w:val="24"/>
      <w:lang w:val="en-GB" w:eastAsia="en-US"/>
    </w:rPr>
  </w:style>
  <w:style w:type="paragraph" w:customStyle="1" w:styleId="32">
    <w:name w:val="変更箇所3"/>
    <w:uiPriority w:val="99"/>
    <w:semiHidden/>
    <w:qFormat/>
    <w:rsid w:val="00B518E0"/>
    <w:rPr>
      <w:rFonts w:ascii="Times New Roman" w:hAnsi="Times New Roman"/>
      <w:sz w:val="24"/>
      <w:lang w:val="en-GB" w:eastAsia="en-US"/>
    </w:rPr>
  </w:style>
  <w:style w:type="paragraph" w:customStyle="1" w:styleId="16">
    <w:name w:val="图表目录1"/>
    <w:basedOn w:val="a1"/>
    <w:next w:val="a1"/>
    <w:uiPriority w:val="99"/>
    <w:qFormat/>
    <w:rsid w:val="00B518E0"/>
    <w:pPr>
      <w:tabs>
        <w:tab w:val="clear" w:pos="1134"/>
        <w:tab w:val="clear" w:pos="1871"/>
        <w:tab w:val="clear" w:pos="2268"/>
      </w:tabs>
      <w:overflowPunct/>
      <w:autoSpaceDE/>
      <w:autoSpaceDN/>
      <w:adjustRightInd/>
      <w:spacing w:before="0" w:after="200" w:line="276" w:lineRule="auto"/>
      <w:ind w:left="400" w:hanging="400"/>
      <w:textAlignment w:val="auto"/>
    </w:pPr>
    <w:rPr>
      <w:rFonts w:ascii="Calibri" w:eastAsia="Calibri" w:hAnsi="Calibri" w:cs="Arial"/>
      <w:sz w:val="20"/>
      <w:szCs w:val="22"/>
      <w:lang w:val="de-DE"/>
    </w:rPr>
  </w:style>
  <w:style w:type="paragraph" w:customStyle="1" w:styleId="110">
    <w:name w:val="修订11"/>
    <w:uiPriority w:val="99"/>
    <w:semiHidden/>
    <w:qFormat/>
    <w:rsid w:val="00B518E0"/>
    <w:rPr>
      <w:rFonts w:ascii="Times New Roman" w:hAnsi="Times New Roman"/>
      <w:lang w:val="en-GB" w:eastAsia="en-US"/>
    </w:rPr>
  </w:style>
  <w:style w:type="paragraph" w:customStyle="1" w:styleId="23">
    <w:name w:val="图表目录2"/>
    <w:basedOn w:val="a1"/>
    <w:next w:val="a1"/>
    <w:uiPriority w:val="99"/>
    <w:qFormat/>
    <w:rsid w:val="00B518E0"/>
    <w:pPr>
      <w:tabs>
        <w:tab w:val="clear" w:pos="1134"/>
        <w:tab w:val="clear" w:pos="1871"/>
        <w:tab w:val="clear" w:pos="2268"/>
      </w:tabs>
      <w:overflowPunct/>
      <w:autoSpaceDE/>
      <w:autoSpaceDN/>
      <w:adjustRightInd/>
      <w:spacing w:before="0" w:after="200" w:line="276" w:lineRule="auto"/>
      <w:ind w:left="400" w:hanging="400"/>
      <w:textAlignment w:val="auto"/>
    </w:pPr>
    <w:rPr>
      <w:rFonts w:ascii="Calibri" w:eastAsia="Calibri" w:hAnsi="Calibri" w:cs="Arial"/>
      <w:sz w:val="20"/>
      <w:szCs w:val="22"/>
      <w:lang w:val="de-DE"/>
    </w:rPr>
  </w:style>
  <w:style w:type="paragraph" w:customStyle="1" w:styleId="33">
    <w:name w:val="图表目录3"/>
    <w:basedOn w:val="a1"/>
    <w:next w:val="a1"/>
    <w:uiPriority w:val="99"/>
    <w:qFormat/>
    <w:rsid w:val="00B518E0"/>
    <w:pPr>
      <w:tabs>
        <w:tab w:val="clear" w:pos="1134"/>
        <w:tab w:val="clear" w:pos="1871"/>
        <w:tab w:val="clear" w:pos="2268"/>
      </w:tabs>
      <w:overflowPunct/>
      <w:autoSpaceDE/>
      <w:autoSpaceDN/>
      <w:adjustRightInd/>
      <w:spacing w:before="0" w:after="200" w:line="276" w:lineRule="auto"/>
      <w:ind w:left="400" w:hanging="400"/>
      <w:textAlignment w:val="auto"/>
    </w:pPr>
    <w:rPr>
      <w:rFonts w:ascii="Calibri" w:eastAsia="Calibri" w:hAnsi="Calibri" w:cs="Arial"/>
      <w:sz w:val="20"/>
      <w:szCs w:val="22"/>
      <w:lang w:val="de-DE"/>
    </w:rPr>
  </w:style>
  <w:style w:type="character" w:customStyle="1" w:styleId="CommentTextChar1">
    <w:name w:val="Comment Text Char1"/>
    <w:basedOn w:val="a2"/>
    <w:uiPriority w:val="99"/>
    <w:rsid w:val="00B518E0"/>
    <w:rPr>
      <w:rFonts w:ascii="Times New Roman" w:hAnsi="Times New Roman" w:cs="Times New Roman" w:hint="default"/>
      <w:lang w:val="en-GB" w:eastAsia="en-US"/>
    </w:rPr>
  </w:style>
  <w:style w:type="character" w:customStyle="1" w:styleId="EndnoteTextChar1">
    <w:name w:val="Endnote Text Char1"/>
    <w:basedOn w:val="a2"/>
    <w:link w:val="EndnoteText1"/>
    <w:uiPriority w:val="99"/>
    <w:rsid w:val="00B518E0"/>
    <w:rPr>
      <w:rFonts w:ascii="Times New Roman" w:hAnsi="Times New Roman"/>
      <w:lang w:val="en-GB" w:eastAsia="en-US"/>
    </w:rPr>
  </w:style>
  <w:style w:type="table" w:styleId="17">
    <w:name w:val="Table Classic 1"/>
    <w:basedOn w:val="a3"/>
    <w:semiHidden/>
    <w:unhideWhenUsed/>
    <w:rsid w:val="00B518E0"/>
    <w:pPr>
      <w:widowControl w:val="0"/>
      <w:jc w:val="both"/>
    </w:pPr>
    <w:rPr>
      <w:rFonts w:ascii="Times" w:eastAsia="SimSun" w:hAnsi="Times"/>
      <w:sz w:val="18"/>
      <w:lang w:eastAsia="ja-JP"/>
    </w:rPr>
    <w:tblPr>
      <w:tblBorders>
        <w:top w:val="single" w:sz="12" w:space="0" w:color="000000"/>
        <w:bottom w:val="single" w:sz="12" w:space="0" w:color="000000"/>
      </w:tblBorders>
    </w:tblPr>
    <w:tblStylePr w:type="firstRow">
      <w:rPr>
        <w:rFonts w:ascii="@Arial Unicode MS" w:eastAsia="SimSun" w:hAnsi="@Arial Unicode MS" w:hint="default"/>
        <w:b/>
        <w:i w:val="0"/>
        <w:iCs/>
        <w:sz w:val="18"/>
        <w:szCs w:val="18"/>
      </w:rPr>
      <w:tblPr/>
      <w:tcPr>
        <w:tcBorders>
          <w:top w:val="single" w:sz="12" w:space="0" w:color="000000"/>
          <w:bottom w:val="single" w:sz="6" w:space="0" w:color="000000"/>
        </w:tcBorders>
      </w:tcPr>
    </w:tblStylePr>
    <w:tblStylePr w:type="lastRow">
      <w:rPr>
        <w:color w:val="auto"/>
      </w:rPr>
      <w:tblPr/>
      <w:tcPr>
        <w:tcBorders>
          <w:top w:val="nil"/>
          <w:left w:val="nil"/>
          <w:bottom w:val="single" w:sz="12" w:space="0" w:color="000000"/>
          <w:right w:val="nil"/>
          <w:insideH w:val="nil"/>
          <w:insideV w:val="nil"/>
          <w:tl2br w:val="nil"/>
          <w:tr2bl w:val="nil"/>
        </w:tcBorders>
      </w:tcPr>
    </w:tblStylePr>
    <w:tblStylePr w:type="firstCol">
      <w:rPr>
        <w:rFonts w:ascii="@Arial Unicode MS" w:eastAsia="SimSun" w:hAnsi="@Arial Unicode MS" w:hint="default"/>
        <w:sz w:val="18"/>
        <w:szCs w:val="18"/>
      </w:rPr>
      <w:tblPr/>
      <w:tcPr>
        <w:tcBorders>
          <w:top w:val="nil"/>
          <w:left w:val="nil"/>
          <w:bottom w:val="single" w:sz="12" w:space="0" w:color="000000"/>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tblStylePr w:type="neCell">
      <w:rPr>
        <w:b/>
        <w:bCs/>
        <w:i w:val="0"/>
        <w:iCs w:val="0"/>
      </w:rPr>
      <w:tblPr/>
      <w:tcPr>
        <w:tcBorders>
          <w:tl2br w:val="none" w:sz="0" w:space="0" w:color="auto"/>
          <w:tr2bl w:val="none" w:sz="0" w:space="0" w:color="auto"/>
        </w:tcBorders>
      </w:tcPr>
    </w:tblStylePr>
    <w:tblStylePr w:type="seCell">
      <w:tblPr/>
      <w:tcPr>
        <w:tcBorders>
          <w:top w:val="nil"/>
          <w:left w:val="nil"/>
          <w:bottom w:val="single" w:sz="12" w:space="0" w:color="000000"/>
          <w:right w:val="nil"/>
          <w:insideH w:val="nil"/>
          <w:insideV w:val="nil"/>
          <w:tl2br w:val="nil"/>
          <w:tr2bl w:val="nil"/>
        </w:tcBorders>
      </w:tcPr>
    </w:tblStylePr>
    <w:tblStylePr w:type="swCell">
      <w:rPr>
        <w:b w:val="0"/>
        <w:bCs/>
      </w:rPr>
      <w:tblPr/>
      <w:tcPr>
        <w:tcBorders>
          <w:tl2br w:val="none" w:sz="0" w:space="0" w:color="auto"/>
          <w:tr2bl w:val="none" w:sz="0" w:space="0" w:color="auto"/>
        </w:tcBorders>
      </w:tcPr>
    </w:tblStylePr>
  </w:style>
  <w:style w:type="table" w:styleId="34">
    <w:name w:val="Table Classic 3"/>
    <w:basedOn w:val="a3"/>
    <w:semiHidden/>
    <w:unhideWhenUsed/>
    <w:rsid w:val="00B518E0"/>
    <w:pPr>
      <w:spacing w:before="240"/>
      <w:jc w:val="both"/>
    </w:pPr>
    <w:rPr>
      <w:rFonts w:ascii="Times New Roman" w:eastAsia="SimSun" w:hAnsi="Times New Roman"/>
      <w:color w:val="000080"/>
      <w:lang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18">
    <w:name w:val="Table Grid 1"/>
    <w:basedOn w:val="a3"/>
    <w:unhideWhenUsed/>
    <w:rsid w:val="00B518E0"/>
    <w:pPr>
      <w:autoSpaceDE w:val="0"/>
      <w:autoSpaceDN w:val="0"/>
      <w:jc w:val="center"/>
    </w:pPr>
    <w:rPr>
      <w:rFonts w:ascii="Times New Roman" w:eastAsia="SimSu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3"/>
    <w:unhideWhenUsed/>
    <w:rsid w:val="00B518E0"/>
    <w:rPr>
      <w:rFonts w:ascii="Times New Roman" w:eastAsia="MS Mincho" w:hAnsi="Times New Roman"/>
      <w:lang w:val="de-DE"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1">
    <w:name w:val="Table Theme"/>
    <w:basedOn w:val="a3"/>
    <w:semiHidden/>
    <w:unhideWhenUsed/>
    <w:rsid w:val="00B518E0"/>
    <w:pPr>
      <w:overflowPunct w:val="0"/>
      <w:autoSpaceDE w:val="0"/>
      <w:autoSpaceDN w:val="0"/>
      <w:adjustRightInd w:val="0"/>
      <w:spacing w:after="180"/>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1">
    <w:name w:val="Medium Grid 2 Accent 1"/>
    <w:basedOn w:val="a3"/>
    <w:uiPriority w:val="68"/>
    <w:unhideWhenUsed/>
    <w:rsid w:val="00B518E0"/>
    <w:rPr>
      <w:rFonts w:asciiTheme="majorHAnsi" w:eastAsiaTheme="majorEastAsia" w:hAnsiTheme="majorHAnsi" w:cstheme="majorBidi"/>
      <w:color w:val="000000" w:themeColor="text1"/>
      <w:sz w:val="22"/>
      <w:szCs w:val="22"/>
      <w:lang w:val="sv-SE"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3">
    <w:name w:val="Light Grid Accent 3"/>
    <w:basedOn w:val="a3"/>
    <w:uiPriority w:val="62"/>
    <w:unhideWhenUsed/>
    <w:rsid w:val="00B518E0"/>
    <w:rPr>
      <w:rFonts w:asciiTheme="minorHAnsi" w:eastAsiaTheme="minorEastAsia" w:hAnsiTheme="minorHAnsi" w:cstheme="minorBidi"/>
      <w:sz w:val="22"/>
      <w:szCs w:val="22"/>
      <w:lang w:eastAsia="ja-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numbering" w:styleId="111111">
    <w:name w:val="Outline List 2"/>
    <w:basedOn w:val="a4"/>
    <w:semiHidden/>
    <w:unhideWhenUsed/>
    <w:rsid w:val="00B518E0"/>
    <w:pPr>
      <w:numPr>
        <w:numId w:val="4"/>
      </w:numPr>
    </w:pPr>
  </w:style>
  <w:style w:type="paragraph" w:customStyle="1" w:styleId="TAC">
    <w:name w:val="TAC"/>
    <w:basedOn w:val="a1"/>
    <w:link w:val="TACChar"/>
    <w:qFormat/>
    <w:rsid w:val="00B518E0"/>
    <w:pPr>
      <w:keepNext/>
      <w:keepLines/>
      <w:tabs>
        <w:tab w:val="clear" w:pos="1134"/>
        <w:tab w:val="clear" w:pos="1871"/>
        <w:tab w:val="clear" w:pos="2268"/>
      </w:tabs>
      <w:overflowPunct/>
      <w:autoSpaceDE/>
      <w:autoSpaceDN/>
      <w:adjustRightInd/>
      <w:spacing w:before="0"/>
      <w:jc w:val="center"/>
      <w:textAlignment w:val="auto"/>
    </w:pPr>
    <w:rPr>
      <w:rFonts w:ascii="Arial" w:eastAsiaTheme="minorEastAsia" w:hAnsi="Arial"/>
      <w:sz w:val="18"/>
      <w:lang w:val="en-IN"/>
      <w14:ligatures w14:val="standardContextual"/>
    </w:rPr>
  </w:style>
  <w:style w:type="character" w:customStyle="1" w:styleId="TACChar">
    <w:name w:val="TAC Char"/>
    <w:link w:val="TAC"/>
    <w:qFormat/>
    <w:rsid w:val="00B518E0"/>
    <w:rPr>
      <w:rFonts w:ascii="Arial" w:eastAsiaTheme="minorEastAsia" w:hAnsi="Arial"/>
      <w:sz w:val="18"/>
      <w:lang w:val="en-IN" w:eastAsia="en-US"/>
      <w14:ligatures w14:val="standardContextual"/>
    </w:rPr>
  </w:style>
  <w:style w:type="character" w:customStyle="1" w:styleId="Char3">
    <w:name w:val="목록 단락 Char"/>
    <w:aliases w:val="符号列表 Char,列出段落2 Char,lp1 Char,List Paragraph1 Char,目录4 Char,·ûºÅÁÐ±í Char,¡¤?o?¨¢D¡À¨ª Char,?¡è?o?¡§¡éD?¨¤¡§a Char,??¨¨?o??¡ì?¨¦D?¡§¡è?¡ìa Char,??¡§¡§?o???¨¬?¡§|D??¡ì?¨¨??¨¬a Char,???¡ì?¡ì?o???¡§???¡ì|D???¨¬?¡§¡§??¡§?a Char,? Char,列出段落1 Char"/>
    <w:basedOn w:val="a2"/>
    <w:link w:val="af"/>
    <w:autoRedefine/>
    <w:uiPriority w:val="34"/>
    <w:qFormat/>
    <w:locked/>
    <w:rsid w:val="00B518E0"/>
    <w:rPr>
      <w:rFonts w:ascii="Times New Roman" w:hAnsi="Times New Roman"/>
      <w:sz w:val="24"/>
      <w:lang w:val="en-GB" w:eastAsia="en-US"/>
    </w:rPr>
  </w:style>
  <w:style w:type="paragraph" w:customStyle="1" w:styleId="TAL">
    <w:name w:val="TAL"/>
    <w:basedOn w:val="a1"/>
    <w:link w:val="TALChar"/>
    <w:qFormat/>
    <w:rsid w:val="00B518E0"/>
    <w:pPr>
      <w:keepNext/>
      <w:keepLines/>
      <w:tabs>
        <w:tab w:val="clear" w:pos="1134"/>
        <w:tab w:val="clear" w:pos="1871"/>
        <w:tab w:val="clear" w:pos="2268"/>
      </w:tabs>
      <w:overflowPunct/>
      <w:autoSpaceDE/>
      <w:autoSpaceDN/>
      <w:adjustRightInd/>
      <w:spacing w:before="0"/>
      <w:textAlignment w:val="auto"/>
    </w:pPr>
    <w:rPr>
      <w:rFonts w:ascii="Arial" w:eastAsiaTheme="minorEastAsia" w:hAnsi="Arial"/>
      <w:sz w:val="18"/>
    </w:rPr>
  </w:style>
  <w:style w:type="character" w:customStyle="1" w:styleId="TALChar">
    <w:name w:val="TAL Char"/>
    <w:link w:val="TAL"/>
    <w:qFormat/>
    <w:rsid w:val="00B518E0"/>
    <w:rPr>
      <w:rFonts w:ascii="Arial" w:eastAsiaTheme="minorEastAsia" w:hAnsi="Arial"/>
      <w:sz w:val="18"/>
      <w:lang w:val="en-GB" w:eastAsia="en-US"/>
    </w:rPr>
  </w:style>
  <w:style w:type="character" w:customStyle="1" w:styleId="UnresolvedMention2">
    <w:name w:val="Unresolved Mention2"/>
    <w:basedOn w:val="a2"/>
    <w:uiPriority w:val="99"/>
    <w:semiHidden/>
    <w:unhideWhenUsed/>
    <w:rsid w:val="00B518E0"/>
    <w:rPr>
      <w:color w:val="605E5C"/>
      <w:shd w:val="clear" w:color="auto" w:fill="E1DFDD"/>
    </w:rPr>
  </w:style>
  <w:style w:type="character" w:customStyle="1" w:styleId="EquationeqChar">
    <w:name w:val="Equation.eq Char"/>
    <w:basedOn w:val="a2"/>
    <w:qFormat/>
    <w:locked/>
    <w:rsid w:val="00B518E0"/>
    <w:rPr>
      <w:rFonts w:ascii="Times New Roman" w:hAnsi="Times New Roman"/>
      <w:sz w:val="24"/>
      <w:lang w:val="en-GB" w:eastAsia="en-US"/>
    </w:rPr>
  </w:style>
  <w:style w:type="paragraph" w:customStyle="1" w:styleId="TF">
    <w:name w:val="TF"/>
    <w:aliases w:val="left"/>
    <w:basedOn w:val="a1"/>
    <w:link w:val="TFChar"/>
    <w:qFormat/>
    <w:rsid w:val="00B518E0"/>
    <w:pPr>
      <w:keepLines/>
      <w:spacing w:before="0" w:after="240"/>
      <w:jc w:val="center"/>
    </w:pPr>
    <w:rPr>
      <w:rFonts w:ascii="Arial" w:eastAsiaTheme="minorEastAsia" w:hAnsi="Arial"/>
      <w:b/>
    </w:rPr>
  </w:style>
  <w:style w:type="paragraph" w:customStyle="1" w:styleId="TH">
    <w:name w:val="TH"/>
    <w:basedOn w:val="a1"/>
    <w:link w:val="THChar"/>
    <w:qFormat/>
    <w:rsid w:val="00B518E0"/>
    <w:pPr>
      <w:keepNext/>
      <w:keepLines/>
      <w:spacing w:before="60"/>
      <w:jc w:val="center"/>
    </w:pPr>
    <w:rPr>
      <w:rFonts w:ascii="Arial" w:eastAsiaTheme="minorEastAsia" w:hAnsi="Arial"/>
      <w:b/>
    </w:rPr>
  </w:style>
  <w:style w:type="paragraph" w:customStyle="1" w:styleId="TAN">
    <w:name w:val="TAN"/>
    <w:basedOn w:val="TAL"/>
    <w:link w:val="TANChar"/>
    <w:qFormat/>
    <w:rsid w:val="00B518E0"/>
    <w:pPr>
      <w:widowControl w:val="0"/>
      <w:tabs>
        <w:tab w:val="left" w:pos="794"/>
        <w:tab w:val="left" w:pos="1191"/>
        <w:tab w:val="left" w:pos="1588"/>
        <w:tab w:val="left" w:pos="1985"/>
      </w:tabs>
      <w:ind w:left="851" w:hanging="851"/>
    </w:pPr>
    <w:rPr>
      <w:rFonts w:eastAsia="SimSun"/>
      <w:kern w:val="2"/>
      <w:szCs w:val="21"/>
      <w:lang w:val="en-US" w:eastAsia="zh-CN"/>
    </w:rPr>
  </w:style>
  <w:style w:type="paragraph" w:customStyle="1" w:styleId="B10">
    <w:name w:val="B1"/>
    <w:basedOn w:val="aff2"/>
    <w:link w:val="B1Char1"/>
    <w:qFormat/>
    <w:rsid w:val="00B518E0"/>
    <w:pPr>
      <w:widowControl w:val="0"/>
      <w:tabs>
        <w:tab w:val="clear" w:pos="1134"/>
        <w:tab w:val="clear" w:pos="1871"/>
        <w:tab w:val="clear" w:pos="2268"/>
        <w:tab w:val="left" w:pos="794"/>
        <w:tab w:val="left" w:pos="1191"/>
        <w:tab w:val="left" w:pos="1588"/>
        <w:tab w:val="left" w:pos="1985"/>
      </w:tabs>
      <w:overflowPunct/>
      <w:autoSpaceDE/>
      <w:autoSpaceDN/>
      <w:adjustRightInd/>
      <w:spacing w:before="0"/>
      <w:ind w:left="568" w:firstLineChars="0" w:hanging="284"/>
      <w:contextualSpacing w:val="0"/>
      <w:textAlignment w:val="auto"/>
    </w:pPr>
    <w:rPr>
      <w:rFonts w:eastAsia="SimSun"/>
      <w:kern w:val="2"/>
      <w:sz w:val="20"/>
      <w:szCs w:val="21"/>
      <w:lang w:val="en-US" w:eastAsia="zh-CN"/>
    </w:rPr>
  </w:style>
  <w:style w:type="paragraph" w:customStyle="1" w:styleId="B2">
    <w:name w:val="B2"/>
    <w:basedOn w:val="24"/>
    <w:link w:val="B2Char"/>
    <w:qFormat/>
    <w:rsid w:val="00B518E0"/>
    <w:pPr>
      <w:overflowPunct/>
      <w:autoSpaceDE/>
      <w:autoSpaceDN/>
      <w:adjustRightInd/>
      <w:spacing w:before="0" w:after="180"/>
      <w:ind w:leftChars="0" w:left="851" w:firstLineChars="0" w:hanging="284"/>
      <w:contextualSpacing w:val="0"/>
      <w:textAlignment w:val="auto"/>
    </w:pPr>
    <w:rPr>
      <w:rFonts w:eastAsia="맑은 고딕"/>
      <w:sz w:val="20"/>
    </w:rPr>
  </w:style>
  <w:style w:type="paragraph" w:customStyle="1" w:styleId="B3">
    <w:name w:val="B3"/>
    <w:basedOn w:val="35"/>
    <w:qFormat/>
    <w:rsid w:val="00B518E0"/>
    <w:pPr>
      <w:overflowPunct/>
      <w:autoSpaceDE/>
      <w:autoSpaceDN/>
      <w:adjustRightInd/>
      <w:spacing w:before="0" w:after="180"/>
      <w:ind w:leftChars="0" w:left="1135" w:firstLineChars="0" w:hanging="284"/>
      <w:contextualSpacing w:val="0"/>
      <w:textAlignment w:val="auto"/>
    </w:pPr>
    <w:rPr>
      <w:rFonts w:eastAsia="맑은 고딕"/>
      <w:sz w:val="20"/>
    </w:rPr>
  </w:style>
  <w:style w:type="paragraph" w:customStyle="1" w:styleId="TAH">
    <w:name w:val="TAH"/>
    <w:basedOn w:val="TAC"/>
    <w:link w:val="TAHCar"/>
    <w:qFormat/>
    <w:rsid w:val="00B518E0"/>
    <w:rPr>
      <w:b/>
      <w:lang w:val="en-GB"/>
      <w14:ligatures w14:val="none"/>
    </w:rPr>
  </w:style>
  <w:style w:type="paragraph" w:customStyle="1" w:styleId="EQ">
    <w:name w:val="EQ"/>
    <w:basedOn w:val="a1"/>
    <w:next w:val="a1"/>
    <w:qFormat/>
    <w:rsid w:val="00B518E0"/>
    <w:pPr>
      <w:keepLines/>
      <w:tabs>
        <w:tab w:val="clear" w:pos="1134"/>
        <w:tab w:val="clear" w:pos="1871"/>
        <w:tab w:val="clear" w:pos="2268"/>
        <w:tab w:val="center" w:pos="4536"/>
        <w:tab w:val="right" w:pos="9072"/>
      </w:tabs>
      <w:overflowPunct/>
      <w:autoSpaceDE/>
      <w:autoSpaceDN/>
      <w:adjustRightInd/>
      <w:spacing w:before="0" w:after="180"/>
      <w:textAlignment w:val="auto"/>
    </w:pPr>
    <w:rPr>
      <w:rFonts w:eastAsia="맑은 고딕"/>
      <w:sz w:val="20"/>
    </w:rPr>
  </w:style>
  <w:style w:type="paragraph" w:styleId="aff2">
    <w:name w:val="List"/>
    <w:aliases w:val="l"/>
    <w:basedOn w:val="a1"/>
    <w:link w:val="Charf"/>
    <w:unhideWhenUsed/>
    <w:qFormat/>
    <w:rsid w:val="00B518E0"/>
    <w:pPr>
      <w:ind w:left="200" w:hangingChars="200" w:hanging="200"/>
      <w:contextualSpacing/>
    </w:pPr>
    <w:rPr>
      <w:rFonts w:eastAsiaTheme="minorEastAsia"/>
    </w:rPr>
  </w:style>
  <w:style w:type="paragraph" w:styleId="24">
    <w:name w:val="List 2"/>
    <w:basedOn w:val="a1"/>
    <w:link w:val="2Char0"/>
    <w:unhideWhenUsed/>
    <w:qFormat/>
    <w:rsid w:val="00B518E0"/>
    <w:pPr>
      <w:ind w:leftChars="200" w:left="100" w:hangingChars="200" w:hanging="200"/>
      <w:contextualSpacing/>
    </w:pPr>
    <w:rPr>
      <w:rFonts w:eastAsiaTheme="minorEastAsia"/>
    </w:rPr>
  </w:style>
  <w:style w:type="paragraph" w:styleId="35">
    <w:name w:val="List 3"/>
    <w:basedOn w:val="a1"/>
    <w:unhideWhenUsed/>
    <w:qFormat/>
    <w:rsid w:val="00B518E0"/>
    <w:pPr>
      <w:ind w:leftChars="400" w:left="100" w:hangingChars="200" w:hanging="200"/>
      <w:contextualSpacing/>
    </w:pPr>
    <w:rPr>
      <w:rFonts w:eastAsiaTheme="minorEastAsia"/>
    </w:rPr>
  </w:style>
  <w:style w:type="character" w:customStyle="1" w:styleId="19">
    <w:name w:val="未处理的提及1"/>
    <w:basedOn w:val="a2"/>
    <w:uiPriority w:val="99"/>
    <w:semiHidden/>
    <w:unhideWhenUsed/>
    <w:rsid w:val="00B518E0"/>
    <w:rPr>
      <w:color w:val="605E5C"/>
      <w:shd w:val="clear" w:color="auto" w:fill="E1DFDD"/>
    </w:rPr>
  </w:style>
  <w:style w:type="paragraph" w:customStyle="1" w:styleId="Tablein">
    <w:name w:val="Table_in"/>
    <w:basedOn w:val="a1"/>
    <w:rsid w:val="00B518E0"/>
    <w:rPr>
      <w:rFonts w:eastAsiaTheme="minorEastAsia"/>
      <w:iCs/>
    </w:rPr>
  </w:style>
  <w:style w:type="character" w:customStyle="1" w:styleId="UnresolvedMention3">
    <w:name w:val="Unresolved Mention3"/>
    <w:basedOn w:val="a2"/>
    <w:uiPriority w:val="99"/>
    <w:semiHidden/>
    <w:unhideWhenUsed/>
    <w:rsid w:val="00B518E0"/>
    <w:rPr>
      <w:color w:val="605E5C"/>
      <w:shd w:val="clear" w:color="auto" w:fill="E1DFDD"/>
    </w:rPr>
  </w:style>
  <w:style w:type="numbering" w:customStyle="1" w:styleId="1a">
    <w:name w:val="无列表1"/>
    <w:next w:val="a4"/>
    <w:uiPriority w:val="99"/>
    <w:semiHidden/>
    <w:unhideWhenUsed/>
    <w:rsid w:val="00B518E0"/>
  </w:style>
  <w:style w:type="paragraph" w:customStyle="1" w:styleId="H6">
    <w:name w:val="H6"/>
    <w:basedOn w:val="5"/>
    <w:next w:val="a1"/>
    <w:qFormat/>
    <w:rsid w:val="00B518E0"/>
    <w:pPr>
      <w:tabs>
        <w:tab w:val="clear" w:pos="1871"/>
        <w:tab w:val="clear" w:pos="2268"/>
      </w:tabs>
      <w:overflowPunct/>
      <w:autoSpaceDE/>
      <w:autoSpaceDN/>
      <w:adjustRightInd/>
      <w:spacing w:before="120" w:after="180"/>
      <w:ind w:left="1985" w:hanging="1985"/>
      <w:textAlignment w:val="auto"/>
      <w:outlineLvl w:val="9"/>
    </w:pPr>
    <w:rPr>
      <w:rFonts w:ascii="Arial" w:eastAsiaTheme="minorEastAsia" w:hAnsi="Arial"/>
      <w:b w:val="0"/>
      <w:sz w:val="20"/>
    </w:rPr>
  </w:style>
  <w:style w:type="character" w:customStyle="1" w:styleId="ZGSM">
    <w:name w:val="ZGSM"/>
    <w:qFormat/>
    <w:rsid w:val="00B518E0"/>
  </w:style>
  <w:style w:type="paragraph" w:customStyle="1" w:styleId="ZD">
    <w:name w:val="ZD"/>
    <w:qFormat/>
    <w:rsid w:val="00B518E0"/>
    <w:pPr>
      <w:framePr w:wrap="notBeside" w:vAnchor="page" w:hAnchor="margin" w:y="15764"/>
      <w:widowControl w:val="0"/>
    </w:pPr>
    <w:rPr>
      <w:rFonts w:ascii="Arial" w:eastAsiaTheme="minorEastAsia" w:hAnsi="Arial"/>
      <w:noProof/>
      <w:sz w:val="32"/>
      <w:lang w:val="en-GB" w:eastAsia="en-US"/>
    </w:rPr>
  </w:style>
  <w:style w:type="paragraph" w:customStyle="1" w:styleId="TT">
    <w:name w:val="TT"/>
    <w:basedOn w:val="10"/>
    <w:next w:val="a1"/>
    <w:qFormat/>
    <w:rsid w:val="00B518E0"/>
    <w:pPr>
      <w:pBdr>
        <w:top w:val="single" w:sz="12" w:space="3" w:color="auto"/>
      </w:pBdr>
      <w:tabs>
        <w:tab w:val="clear" w:pos="1134"/>
        <w:tab w:val="clear" w:pos="1871"/>
        <w:tab w:val="clear" w:pos="2268"/>
      </w:tabs>
      <w:overflowPunct/>
      <w:autoSpaceDE/>
      <w:autoSpaceDN/>
      <w:adjustRightInd/>
      <w:spacing w:before="240" w:after="180"/>
      <w:textAlignment w:val="auto"/>
      <w:outlineLvl w:val="9"/>
    </w:pPr>
    <w:rPr>
      <w:rFonts w:ascii="Arial" w:eastAsiaTheme="minorEastAsia" w:hAnsi="Arial"/>
      <w:b w:val="0"/>
      <w:sz w:val="36"/>
    </w:rPr>
  </w:style>
  <w:style w:type="paragraph" w:customStyle="1" w:styleId="NF">
    <w:name w:val="NF"/>
    <w:basedOn w:val="NO"/>
    <w:qFormat/>
    <w:rsid w:val="00B518E0"/>
    <w:pPr>
      <w:keepNext/>
      <w:spacing w:after="0"/>
    </w:pPr>
    <w:rPr>
      <w:rFonts w:ascii="Arial" w:hAnsi="Arial"/>
      <w:sz w:val="18"/>
    </w:rPr>
  </w:style>
  <w:style w:type="paragraph" w:customStyle="1" w:styleId="NO">
    <w:name w:val="NO"/>
    <w:basedOn w:val="a1"/>
    <w:link w:val="NOChar"/>
    <w:qFormat/>
    <w:rsid w:val="00B518E0"/>
    <w:pPr>
      <w:keepLines/>
      <w:tabs>
        <w:tab w:val="clear" w:pos="1134"/>
        <w:tab w:val="clear" w:pos="1871"/>
        <w:tab w:val="clear" w:pos="2268"/>
      </w:tabs>
      <w:overflowPunct/>
      <w:autoSpaceDE/>
      <w:autoSpaceDN/>
      <w:adjustRightInd/>
      <w:spacing w:before="0" w:after="180"/>
      <w:ind w:left="1135" w:hanging="851"/>
      <w:textAlignment w:val="auto"/>
    </w:pPr>
    <w:rPr>
      <w:rFonts w:eastAsiaTheme="minorEastAsia"/>
      <w:sz w:val="20"/>
    </w:rPr>
  </w:style>
  <w:style w:type="paragraph" w:customStyle="1" w:styleId="PL">
    <w:name w:val="PL"/>
    <w:link w:val="PLChar"/>
    <w:qFormat/>
    <w:rsid w:val="00B518E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eastAsiaTheme="minorEastAsia" w:hAnsi="Courier New"/>
      <w:sz w:val="16"/>
      <w:lang w:val="en-GB" w:eastAsia="en-US"/>
    </w:rPr>
  </w:style>
  <w:style w:type="paragraph" w:customStyle="1" w:styleId="TAR">
    <w:name w:val="TAR"/>
    <w:basedOn w:val="TAL"/>
    <w:qFormat/>
    <w:rsid w:val="00B518E0"/>
    <w:pPr>
      <w:jc w:val="right"/>
    </w:pPr>
  </w:style>
  <w:style w:type="paragraph" w:customStyle="1" w:styleId="LD">
    <w:name w:val="LD"/>
    <w:qFormat/>
    <w:rsid w:val="00B518E0"/>
    <w:pPr>
      <w:keepNext/>
      <w:keepLines/>
      <w:spacing w:line="180" w:lineRule="exact"/>
    </w:pPr>
    <w:rPr>
      <w:rFonts w:ascii="Courier New" w:eastAsiaTheme="minorEastAsia" w:hAnsi="Courier New"/>
      <w:lang w:val="en-GB" w:eastAsia="en-US"/>
    </w:rPr>
  </w:style>
  <w:style w:type="paragraph" w:customStyle="1" w:styleId="EX">
    <w:name w:val="EX"/>
    <w:basedOn w:val="a1"/>
    <w:qFormat/>
    <w:rsid w:val="00B518E0"/>
    <w:pPr>
      <w:keepLines/>
      <w:tabs>
        <w:tab w:val="clear" w:pos="1134"/>
        <w:tab w:val="clear" w:pos="1871"/>
        <w:tab w:val="clear" w:pos="2268"/>
      </w:tabs>
      <w:overflowPunct/>
      <w:autoSpaceDE/>
      <w:autoSpaceDN/>
      <w:adjustRightInd/>
      <w:spacing w:before="0" w:after="180"/>
      <w:ind w:left="1702" w:hanging="1418"/>
      <w:textAlignment w:val="auto"/>
    </w:pPr>
    <w:rPr>
      <w:rFonts w:eastAsiaTheme="minorEastAsia"/>
      <w:sz w:val="20"/>
    </w:rPr>
  </w:style>
  <w:style w:type="paragraph" w:customStyle="1" w:styleId="FP">
    <w:name w:val="FP"/>
    <w:basedOn w:val="a1"/>
    <w:qFormat/>
    <w:rsid w:val="00B518E0"/>
    <w:pPr>
      <w:tabs>
        <w:tab w:val="clear" w:pos="1134"/>
        <w:tab w:val="clear" w:pos="1871"/>
        <w:tab w:val="clear" w:pos="2268"/>
      </w:tabs>
      <w:overflowPunct/>
      <w:autoSpaceDE/>
      <w:autoSpaceDN/>
      <w:adjustRightInd/>
      <w:spacing w:before="0"/>
      <w:textAlignment w:val="auto"/>
    </w:pPr>
    <w:rPr>
      <w:rFonts w:eastAsiaTheme="minorEastAsia"/>
      <w:sz w:val="20"/>
    </w:rPr>
  </w:style>
  <w:style w:type="paragraph" w:customStyle="1" w:styleId="NW">
    <w:name w:val="NW"/>
    <w:basedOn w:val="NO"/>
    <w:qFormat/>
    <w:rsid w:val="00B518E0"/>
    <w:pPr>
      <w:spacing w:after="0"/>
    </w:pPr>
  </w:style>
  <w:style w:type="paragraph" w:customStyle="1" w:styleId="EW">
    <w:name w:val="EW"/>
    <w:basedOn w:val="EX"/>
    <w:qFormat/>
    <w:rsid w:val="00B518E0"/>
    <w:pPr>
      <w:spacing w:after="0"/>
    </w:pPr>
  </w:style>
  <w:style w:type="paragraph" w:customStyle="1" w:styleId="EditorsNote0">
    <w:name w:val="Editor's Note"/>
    <w:basedOn w:val="NO"/>
    <w:qFormat/>
    <w:rsid w:val="00B518E0"/>
    <w:rPr>
      <w:color w:val="FF0000"/>
    </w:rPr>
  </w:style>
  <w:style w:type="paragraph" w:customStyle="1" w:styleId="ZA">
    <w:name w:val="ZA"/>
    <w:qFormat/>
    <w:rsid w:val="00B518E0"/>
    <w:pPr>
      <w:framePr w:w="10206" w:h="794" w:hRule="exact" w:wrap="notBeside" w:vAnchor="page" w:hAnchor="margin" w:y="1135"/>
      <w:widowControl w:val="0"/>
      <w:pBdr>
        <w:bottom w:val="single" w:sz="12" w:space="1" w:color="auto"/>
      </w:pBdr>
      <w:jc w:val="right"/>
    </w:pPr>
    <w:rPr>
      <w:rFonts w:ascii="Arial" w:eastAsiaTheme="minorEastAsia" w:hAnsi="Arial"/>
      <w:noProof/>
      <w:sz w:val="40"/>
      <w:lang w:val="en-GB" w:eastAsia="en-US"/>
    </w:rPr>
  </w:style>
  <w:style w:type="paragraph" w:customStyle="1" w:styleId="ZB">
    <w:name w:val="ZB"/>
    <w:qFormat/>
    <w:rsid w:val="00B518E0"/>
    <w:pPr>
      <w:framePr w:w="10206" w:h="284" w:hRule="exact" w:wrap="notBeside" w:vAnchor="page" w:hAnchor="margin" w:y="1986"/>
      <w:widowControl w:val="0"/>
      <w:ind w:right="28"/>
      <w:jc w:val="right"/>
    </w:pPr>
    <w:rPr>
      <w:rFonts w:ascii="Arial" w:eastAsiaTheme="minorEastAsia" w:hAnsi="Arial"/>
      <w:i/>
      <w:noProof/>
      <w:lang w:val="en-GB" w:eastAsia="en-US"/>
    </w:rPr>
  </w:style>
  <w:style w:type="paragraph" w:customStyle="1" w:styleId="ZT">
    <w:name w:val="ZT"/>
    <w:qFormat/>
    <w:rsid w:val="00B518E0"/>
    <w:pPr>
      <w:framePr w:wrap="notBeside" w:hAnchor="margin" w:yAlign="center"/>
      <w:widowControl w:val="0"/>
      <w:spacing w:line="240" w:lineRule="atLeast"/>
      <w:jc w:val="right"/>
    </w:pPr>
    <w:rPr>
      <w:rFonts w:ascii="Arial" w:eastAsiaTheme="minorEastAsia" w:hAnsi="Arial"/>
      <w:b/>
      <w:sz w:val="34"/>
      <w:lang w:val="en-GB" w:eastAsia="en-US"/>
    </w:rPr>
  </w:style>
  <w:style w:type="paragraph" w:customStyle="1" w:styleId="ZU">
    <w:name w:val="ZU"/>
    <w:qFormat/>
    <w:rsid w:val="00B518E0"/>
    <w:pPr>
      <w:framePr w:w="10206" w:wrap="notBeside" w:vAnchor="page" w:hAnchor="margin" w:y="6238"/>
      <w:widowControl w:val="0"/>
      <w:pBdr>
        <w:top w:val="single" w:sz="12" w:space="1" w:color="auto"/>
      </w:pBdr>
      <w:jc w:val="right"/>
    </w:pPr>
    <w:rPr>
      <w:rFonts w:ascii="Arial" w:eastAsiaTheme="minorEastAsia" w:hAnsi="Arial"/>
      <w:noProof/>
      <w:lang w:val="en-GB" w:eastAsia="en-US"/>
    </w:rPr>
  </w:style>
  <w:style w:type="paragraph" w:customStyle="1" w:styleId="ZH">
    <w:name w:val="ZH"/>
    <w:qFormat/>
    <w:rsid w:val="00B518E0"/>
    <w:pPr>
      <w:framePr w:wrap="notBeside" w:vAnchor="page" w:hAnchor="margin" w:xAlign="center" w:y="6805"/>
      <w:widowControl w:val="0"/>
    </w:pPr>
    <w:rPr>
      <w:rFonts w:ascii="Arial" w:eastAsiaTheme="minorEastAsia" w:hAnsi="Arial"/>
      <w:noProof/>
      <w:lang w:val="en-GB" w:eastAsia="en-US"/>
    </w:rPr>
  </w:style>
  <w:style w:type="paragraph" w:customStyle="1" w:styleId="ZG">
    <w:name w:val="ZG"/>
    <w:qFormat/>
    <w:rsid w:val="00B518E0"/>
    <w:pPr>
      <w:framePr w:wrap="notBeside" w:vAnchor="page" w:hAnchor="margin" w:xAlign="right" w:y="6805"/>
      <w:widowControl w:val="0"/>
      <w:jc w:val="right"/>
    </w:pPr>
    <w:rPr>
      <w:rFonts w:ascii="Arial" w:eastAsiaTheme="minorEastAsia" w:hAnsi="Arial"/>
      <w:noProof/>
      <w:lang w:val="en-GB" w:eastAsia="en-US"/>
    </w:rPr>
  </w:style>
  <w:style w:type="paragraph" w:customStyle="1" w:styleId="B4">
    <w:name w:val="B4"/>
    <w:basedOn w:val="a1"/>
    <w:qFormat/>
    <w:rsid w:val="00B518E0"/>
    <w:pPr>
      <w:tabs>
        <w:tab w:val="clear" w:pos="1134"/>
        <w:tab w:val="clear" w:pos="1871"/>
        <w:tab w:val="clear" w:pos="2268"/>
      </w:tabs>
      <w:overflowPunct/>
      <w:autoSpaceDE/>
      <w:autoSpaceDN/>
      <w:adjustRightInd/>
      <w:spacing w:before="0" w:after="180"/>
      <w:ind w:left="1418" w:hanging="284"/>
      <w:textAlignment w:val="auto"/>
    </w:pPr>
    <w:rPr>
      <w:rFonts w:eastAsiaTheme="minorEastAsia"/>
      <w:sz w:val="20"/>
    </w:rPr>
  </w:style>
  <w:style w:type="paragraph" w:customStyle="1" w:styleId="B5">
    <w:name w:val="B5"/>
    <w:basedOn w:val="a1"/>
    <w:qFormat/>
    <w:rsid w:val="00B518E0"/>
    <w:pPr>
      <w:tabs>
        <w:tab w:val="clear" w:pos="1134"/>
        <w:tab w:val="clear" w:pos="1871"/>
        <w:tab w:val="clear" w:pos="2268"/>
      </w:tabs>
      <w:overflowPunct/>
      <w:autoSpaceDE/>
      <w:autoSpaceDN/>
      <w:adjustRightInd/>
      <w:spacing w:before="0" w:after="180"/>
      <w:ind w:left="1702" w:hanging="284"/>
      <w:textAlignment w:val="auto"/>
    </w:pPr>
    <w:rPr>
      <w:rFonts w:eastAsiaTheme="minorEastAsia"/>
      <w:sz w:val="20"/>
    </w:rPr>
  </w:style>
  <w:style w:type="paragraph" w:customStyle="1" w:styleId="ZTD">
    <w:name w:val="ZTD"/>
    <w:basedOn w:val="ZB"/>
    <w:qFormat/>
    <w:rsid w:val="00B518E0"/>
    <w:pPr>
      <w:framePr w:hRule="auto" w:wrap="notBeside" w:y="852"/>
    </w:pPr>
    <w:rPr>
      <w:i w:val="0"/>
      <w:sz w:val="40"/>
    </w:rPr>
  </w:style>
  <w:style w:type="paragraph" w:customStyle="1" w:styleId="ZV">
    <w:name w:val="ZV"/>
    <w:basedOn w:val="ZU"/>
    <w:qFormat/>
    <w:rsid w:val="00B518E0"/>
    <w:pPr>
      <w:framePr w:wrap="notBeside" w:y="16161"/>
    </w:pPr>
  </w:style>
  <w:style w:type="paragraph" w:customStyle="1" w:styleId="TAJ">
    <w:name w:val="TAJ"/>
    <w:basedOn w:val="TH"/>
    <w:rsid w:val="00B518E0"/>
    <w:pPr>
      <w:tabs>
        <w:tab w:val="clear" w:pos="1134"/>
        <w:tab w:val="clear" w:pos="1871"/>
        <w:tab w:val="clear" w:pos="2268"/>
      </w:tabs>
      <w:overflowPunct/>
      <w:autoSpaceDE/>
      <w:autoSpaceDN/>
      <w:adjustRightInd/>
      <w:spacing w:after="180"/>
      <w:textAlignment w:val="auto"/>
    </w:pPr>
    <w:rPr>
      <w:sz w:val="20"/>
    </w:rPr>
  </w:style>
  <w:style w:type="paragraph" w:customStyle="1" w:styleId="Guidance">
    <w:name w:val="Guidance"/>
    <w:basedOn w:val="a1"/>
    <w:rsid w:val="00B518E0"/>
    <w:pPr>
      <w:tabs>
        <w:tab w:val="clear" w:pos="1134"/>
        <w:tab w:val="clear" w:pos="1871"/>
        <w:tab w:val="clear" w:pos="2268"/>
      </w:tabs>
      <w:overflowPunct/>
      <w:autoSpaceDE/>
      <w:autoSpaceDN/>
      <w:adjustRightInd/>
      <w:spacing w:before="0" w:after="180"/>
      <w:textAlignment w:val="auto"/>
    </w:pPr>
    <w:rPr>
      <w:rFonts w:eastAsiaTheme="minorEastAsia"/>
      <w:i/>
      <w:color w:val="0000FF"/>
      <w:sz w:val="20"/>
    </w:rPr>
  </w:style>
  <w:style w:type="table" w:customStyle="1" w:styleId="1b">
    <w:name w:val="网格型1"/>
    <w:basedOn w:val="a3"/>
    <w:next w:val="af2"/>
    <w:qFormat/>
    <w:rsid w:val="00B518E0"/>
    <w:rPr>
      <w:rFonts w:ascii="Times New Roman" w:eastAsiaTheme="minorEastAsia"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1Char1">
    <w:name w:val="B1 Char1"/>
    <w:link w:val="B10"/>
    <w:qFormat/>
    <w:locked/>
    <w:rsid w:val="00B518E0"/>
    <w:rPr>
      <w:rFonts w:ascii="Times New Roman" w:eastAsia="SimSun" w:hAnsi="Times New Roman"/>
      <w:kern w:val="2"/>
      <w:szCs w:val="21"/>
    </w:rPr>
  </w:style>
  <w:style w:type="character" w:customStyle="1" w:styleId="THChar">
    <w:name w:val="TH Char"/>
    <w:link w:val="TH"/>
    <w:qFormat/>
    <w:rsid w:val="00B518E0"/>
    <w:rPr>
      <w:rFonts w:ascii="Arial" w:eastAsiaTheme="minorEastAsia" w:hAnsi="Arial"/>
      <w:b/>
      <w:sz w:val="24"/>
      <w:lang w:val="en-GB" w:eastAsia="en-US"/>
    </w:rPr>
  </w:style>
  <w:style w:type="character" w:customStyle="1" w:styleId="TAHCar">
    <w:name w:val="TAH Car"/>
    <w:link w:val="TAH"/>
    <w:qFormat/>
    <w:rsid w:val="00B518E0"/>
    <w:rPr>
      <w:rFonts w:ascii="Arial" w:eastAsiaTheme="minorEastAsia" w:hAnsi="Arial"/>
      <w:b/>
      <w:sz w:val="18"/>
      <w:lang w:val="en-GB" w:eastAsia="en-US"/>
    </w:rPr>
  </w:style>
  <w:style w:type="paragraph" w:styleId="aff3">
    <w:name w:val="Body Text"/>
    <w:aliases w:val="bt"/>
    <w:basedOn w:val="a1"/>
    <w:link w:val="Charf0"/>
    <w:rsid w:val="00B518E0"/>
    <w:pPr>
      <w:tabs>
        <w:tab w:val="clear" w:pos="1134"/>
        <w:tab w:val="clear" w:pos="1871"/>
        <w:tab w:val="clear" w:pos="2268"/>
      </w:tabs>
      <w:overflowPunct/>
      <w:autoSpaceDE/>
      <w:autoSpaceDN/>
      <w:adjustRightInd/>
      <w:spacing w:before="0" w:after="180"/>
      <w:textAlignment w:val="auto"/>
    </w:pPr>
    <w:rPr>
      <w:rFonts w:eastAsia="맑은 고딕"/>
      <w:sz w:val="20"/>
    </w:rPr>
  </w:style>
  <w:style w:type="character" w:customStyle="1" w:styleId="Charf0">
    <w:name w:val="본문 Char"/>
    <w:aliases w:val="bt Char"/>
    <w:basedOn w:val="a2"/>
    <w:link w:val="aff3"/>
    <w:qFormat/>
    <w:rsid w:val="00B518E0"/>
    <w:rPr>
      <w:rFonts w:ascii="Times New Roman" w:eastAsia="맑은 고딕" w:hAnsi="Times New Roman"/>
      <w:lang w:val="en-GB" w:eastAsia="en-US"/>
    </w:rPr>
  </w:style>
  <w:style w:type="paragraph" w:styleId="25">
    <w:name w:val="List Number 2"/>
    <w:aliases w:val="ln2"/>
    <w:basedOn w:val="aff4"/>
    <w:qFormat/>
    <w:rsid w:val="00B518E0"/>
    <w:pPr>
      <w:ind w:left="851"/>
    </w:pPr>
  </w:style>
  <w:style w:type="paragraph" w:styleId="aff4">
    <w:name w:val="List Number"/>
    <w:aliases w:val="ln"/>
    <w:basedOn w:val="aff2"/>
    <w:qFormat/>
    <w:rsid w:val="00B518E0"/>
    <w:pPr>
      <w:tabs>
        <w:tab w:val="clear" w:pos="1134"/>
        <w:tab w:val="clear" w:pos="1871"/>
        <w:tab w:val="clear" w:pos="2268"/>
      </w:tabs>
      <w:overflowPunct/>
      <w:autoSpaceDE/>
      <w:autoSpaceDN/>
      <w:adjustRightInd/>
      <w:spacing w:before="0" w:after="180"/>
      <w:ind w:left="568" w:firstLineChars="0" w:hanging="284"/>
      <w:contextualSpacing w:val="0"/>
      <w:textAlignment w:val="auto"/>
    </w:pPr>
    <w:rPr>
      <w:rFonts w:eastAsia="맑은 고딕"/>
      <w:sz w:val="20"/>
    </w:rPr>
  </w:style>
  <w:style w:type="paragraph" w:styleId="26">
    <w:name w:val="List Bullet 2"/>
    <w:aliases w:val="lb2"/>
    <w:basedOn w:val="aff5"/>
    <w:link w:val="2Char1"/>
    <w:qFormat/>
    <w:rsid w:val="00B518E0"/>
    <w:pPr>
      <w:ind w:left="851"/>
    </w:pPr>
  </w:style>
  <w:style w:type="paragraph" w:styleId="aff5">
    <w:name w:val="List Bullet"/>
    <w:aliases w:val="lb"/>
    <w:basedOn w:val="aff2"/>
    <w:link w:val="Charf1"/>
    <w:qFormat/>
    <w:rsid w:val="00B518E0"/>
    <w:pPr>
      <w:tabs>
        <w:tab w:val="clear" w:pos="1134"/>
        <w:tab w:val="clear" w:pos="1871"/>
        <w:tab w:val="clear" w:pos="2268"/>
      </w:tabs>
      <w:overflowPunct/>
      <w:autoSpaceDE/>
      <w:autoSpaceDN/>
      <w:adjustRightInd/>
      <w:spacing w:before="0" w:after="180"/>
      <w:ind w:left="568" w:firstLineChars="0" w:hanging="284"/>
      <w:contextualSpacing w:val="0"/>
      <w:textAlignment w:val="auto"/>
    </w:pPr>
    <w:rPr>
      <w:rFonts w:eastAsia="맑은 고딕"/>
      <w:sz w:val="20"/>
    </w:rPr>
  </w:style>
  <w:style w:type="paragraph" w:styleId="36">
    <w:name w:val="List Bullet 3"/>
    <w:aliases w:val="lb3"/>
    <w:basedOn w:val="26"/>
    <w:link w:val="3Char0"/>
    <w:qFormat/>
    <w:rsid w:val="00B518E0"/>
    <w:pPr>
      <w:ind w:left="1135"/>
    </w:pPr>
  </w:style>
  <w:style w:type="paragraph" w:styleId="42">
    <w:name w:val="List 4"/>
    <w:basedOn w:val="35"/>
    <w:qFormat/>
    <w:rsid w:val="00B518E0"/>
    <w:pPr>
      <w:tabs>
        <w:tab w:val="clear" w:pos="1134"/>
        <w:tab w:val="clear" w:pos="1871"/>
        <w:tab w:val="clear" w:pos="2268"/>
      </w:tabs>
      <w:overflowPunct/>
      <w:autoSpaceDE/>
      <w:autoSpaceDN/>
      <w:adjustRightInd/>
      <w:spacing w:before="0" w:after="180"/>
      <w:ind w:leftChars="0" w:left="1418" w:firstLineChars="0" w:hanging="284"/>
      <w:contextualSpacing w:val="0"/>
      <w:textAlignment w:val="auto"/>
    </w:pPr>
    <w:rPr>
      <w:rFonts w:eastAsia="맑은 고딕"/>
      <w:sz w:val="20"/>
    </w:rPr>
  </w:style>
  <w:style w:type="paragraph" w:styleId="52">
    <w:name w:val="List 5"/>
    <w:basedOn w:val="42"/>
    <w:qFormat/>
    <w:rsid w:val="00B518E0"/>
    <w:pPr>
      <w:ind w:left="1702"/>
    </w:pPr>
  </w:style>
  <w:style w:type="paragraph" w:styleId="43">
    <w:name w:val="List Bullet 4"/>
    <w:basedOn w:val="36"/>
    <w:qFormat/>
    <w:rsid w:val="00B518E0"/>
    <w:pPr>
      <w:ind w:left="1418"/>
    </w:pPr>
  </w:style>
  <w:style w:type="paragraph" w:styleId="53">
    <w:name w:val="List Bullet 5"/>
    <w:basedOn w:val="43"/>
    <w:qFormat/>
    <w:rsid w:val="00B518E0"/>
    <w:pPr>
      <w:ind w:left="1702"/>
    </w:pPr>
  </w:style>
  <w:style w:type="paragraph" w:customStyle="1" w:styleId="INDENT1">
    <w:name w:val="INDENT1"/>
    <w:basedOn w:val="a1"/>
    <w:rsid w:val="00B518E0"/>
    <w:pPr>
      <w:tabs>
        <w:tab w:val="clear" w:pos="1134"/>
        <w:tab w:val="clear" w:pos="1871"/>
        <w:tab w:val="clear" w:pos="2268"/>
      </w:tabs>
      <w:overflowPunct/>
      <w:autoSpaceDE/>
      <w:autoSpaceDN/>
      <w:adjustRightInd/>
      <w:spacing w:before="0" w:after="180"/>
      <w:ind w:left="851"/>
      <w:textAlignment w:val="auto"/>
    </w:pPr>
    <w:rPr>
      <w:rFonts w:eastAsia="맑은 고딕"/>
      <w:sz w:val="20"/>
    </w:rPr>
  </w:style>
  <w:style w:type="paragraph" w:customStyle="1" w:styleId="INDENT2">
    <w:name w:val="INDENT2"/>
    <w:basedOn w:val="a1"/>
    <w:rsid w:val="00B518E0"/>
    <w:pPr>
      <w:tabs>
        <w:tab w:val="clear" w:pos="1134"/>
        <w:tab w:val="clear" w:pos="1871"/>
        <w:tab w:val="clear" w:pos="2268"/>
      </w:tabs>
      <w:overflowPunct/>
      <w:autoSpaceDE/>
      <w:autoSpaceDN/>
      <w:adjustRightInd/>
      <w:spacing w:before="0" w:after="180"/>
      <w:ind w:left="1135" w:hanging="284"/>
      <w:textAlignment w:val="auto"/>
    </w:pPr>
    <w:rPr>
      <w:rFonts w:eastAsia="맑은 고딕"/>
      <w:sz w:val="20"/>
    </w:rPr>
  </w:style>
  <w:style w:type="paragraph" w:customStyle="1" w:styleId="INDENT3">
    <w:name w:val="INDENT3"/>
    <w:basedOn w:val="a1"/>
    <w:rsid w:val="00B518E0"/>
    <w:pPr>
      <w:tabs>
        <w:tab w:val="clear" w:pos="1134"/>
        <w:tab w:val="clear" w:pos="1871"/>
        <w:tab w:val="clear" w:pos="2268"/>
      </w:tabs>
      <w:overflowPunct/>
      <w:autoSpaceDE/>
      <w:autoSpaceDN/>
      <w:adjustRightInd/>
      <w:spacing w:before="0" w:after="180"/>
      <w:ind w:left="1701" w:hanging="567"/>
      <w:textAlignment w:val="auto"/>
    </w:pPr>
    <w:rPr>
      <w:rFonts w:eastAsia="맑은 고딕"/>
      <w:sz w:val="20"/>
    </w:rPr>
  </w:style>
  <w:style w:type="paragraph" w:customStyle="1" w:styleId="FigureTitle0">
    <w:name w:val="Figure_Title"/>
    <w:basedOn w:val="a1"/>
    <w:next w:val="a1"/>
    <w:rsid w:val="00B518E0"/>
    <w:pPr>
      <w:keepLines/>
      <w:tabs>
        <w:tab w:val="clear" w:pos="1134"/>
        <w:tab w:val="clear" w:pos="1871"/>
        <w:tab w:val="clear" w:pos="2268"/>
        <w:tab w:val="left" w:pos="794"/>
        <w:tab w:val="left" w:pos="1191"/>
        <w:tab w:val="left" w:pos="1588"/>
        <w:tab w:val="left" w:pos="1985"/>
      </w:tabs>
      <w:overflowPunct/>
      <w:autoSpaceDE/>
      <w:autoSpaceDN/>
      <w:adjustRightInd/>
      <w:spacing w:after="480"/>
      <w:jc w:val="center"/>
      <w:textAlignment w:val="auto"/>
    </w:pPr>
    <w:rPr>
      <w:rFonts w:eastAsia="맑은 고딕"/>
      <w:b/>
    </w:rPr>
  </w:style>
  <w:style w:type="paragraph" w:customStyle="1" w:styleId="RecCCITT">
    <w:name w:val="Rec_CCITT_#"/>
    <w:basedOn w:val="a1"/>
    <w:rsid w:val="00B518E0"/>
    <w:pPr>
      <w:keepNext/>
      <w:keepLines/>
      <w:tabs>
        <w:tab w:val="clear" w:pos="1134"/>
        <w:tab w:val="clear" w:pos="1871"/>
        <w:tab w:val="clear" w:pos="2268"/>
      </w:tabs>
      <w:overflowPunct/>
      <w:autoSpaceDE/>
      <w:autoSpaceDN/>
      <w:adjustRightInd/>
      <w:spacing w:before="0" w:after="180"/>
      <w:textAlignment w:val="auto"/>
    </w:pPr>
    <w:rPr>
      <w:rFonts w:eastAsia="맑은 고딕"/>
      <w:b/>
      <w:sz w:val="20"/>
    </w:rPr>
  </w:style>
  <w:style w:type="paragraph" w:customStyle="1" w:styleId="CouvRecTitle">
    <w:name w:val="Couv Rec Title"/>
    <w:basedOn w:val="a1"/>
    <w:rsid w:val="00B518E0"/>
    <w:pPr>
      <w:keepNext/>
      <w:keepLines/>
      <w:tabs>
        <w:tab w:val="clear" w:pos="1134"/>
        <w:tab w:val="clear" w:pos="1871"/>
        <w:tab w:val="clear" w:pos="2268"/>
      </w:tabs>
      <w:overflowPunct/>
      <w:autoSpaceDE/>
      <w:autoSpaceDN/>
      <w:adjustRightInd/>
      <w:spacing w:before="240" w:after="180"/>
      <w:ind w:left="1418"/>
      <w:textAlignment w:val="auto"/>
    </w:pPr>
    <w:rPr>
      <w:rFonts w:ascii="Arial" w:eastAsia="맑은 고딕" w:hAnsi="Arial"/>
      <w:b/>
      <w:sz w:val="36"/>
    </w:rPr>
  </w:style>
  <w:style w:type="paragraph" w:styleId="aff6">
    <w:name w:val="caption"/>
    <w:aliases w:val="cap,Caption Char1,Caption Char Char,Caption Char1 Char,Caption Char2,Caption Char Char Char,Caption Char Char1,fig and tbl,fighead2,Table Caption,fighead21,fighead22,fighead23,Table Caption1,fighead211,fighead24,Table Caption2,3GPP Caption Table"/>
    <w:basedOn w:val="a1"/>
    <w:next w:val="a1"/>
    <w:link w:val="Charf2"/>
    <w:uiPriority w:val="35"/>
    <w:qFormat/>
    <w:rsid w:val="00B518E0"/>
    <w:pPr>
      <w:tabs>
        <w:tab w:val="clear" w:pos="1134"/>
        <w:tab w:val="clear" w:pos="1871"/>
        <w:tab w:val="clear" w:pos="2268"/>
      </w:tabs>
      <w:overflowPunct/>
      <w:autoSpaceDE/>
      <w:autoSpaceDN/>
      <w:adjustRightInd/>
      <w:spacing w:after="120"/>
      <w:textAlignment w:val="auto"/>
    </w:pPr>
    <w:rPr>
      <w:rFonts w:eastAsia="맑은 고딕"/>
      <w:b/>
      <w:sz w:val="20"/>
    </w:rPr>
  </w:style>
  <w:style w:type="character" w:customStyle="1" w:styleId="Charf2">
    <w:name w:val="캡션 Char"/>
    <w:aliases w:val="cap Char,Caption Char1 Char1,Caption Char Char Char1,Caption Char1 Char Char,Caption Char2 Char,Caption Char Char Char Char,Caption Char Char1 Char,fig and tbl Char,fighead2 Char,Table Caption Char,fighead21 Char,fighead22 Char,fighead23 Char"/>
    <w:link w:val="aff6"/>
    <w:uiPriority w:val="35"/>
    <w:qFormat/>
    <w:rsid w:val="00B518E0"/>
    <w:rPr>
      <w:rFonts w:ascii="Times New Roman" w:eastAsia="맑은 고딕" w:hAnsi="Times New Roman"/>
      <w:b/>
      <w:lang w:val="en-GB" w:eastAsia="en-US"/>
    </w:rPr>
  </w:style>
  <w:style w:type="paragraph" w:customStyle="1" w:styleId="MTDisplayEquation">
    <w:name w:val="MTDisplayEquation"/>
    <w:basedOn w:val="a1"/>
    <w:next w:val="a1"/>
    <w:link w:val="MTDisplayEquationChar"/>
    <w:rsid w:val="00B518E0"/>
    <w:pPr>
      <w:tabs>
        <w:tab w:val="clear" w:pos="1134"/>
        <w:tab w:val="clear" w:pos="1871"/>
        <w:tab w:val="clear" w:pos="2268"/>
        <w:tab w:val="center" w:pos="4660"/>
        <w:tab w:val="right" w:pos="9320"/>
      </w:tabs>
      <w:overflowPunct/>
      <w:snapToGrid w:val="0"/>
      <w:spacing w:before="0" w:after="120"/>
      <w:jc w:val="both"/>
      <w:textAlignment w:val="auto"/>
    </w:pPr>
    <w:rPr>
      <w:rFonts w:eastAsia="SimSun"/>
      <w:kern w:val="2"/>
      <w:sz w:val="22"/>
      <w:szCs w:val="22"/>
      <w:lang w:eastAsia="x-none"/>
    </w:rPr>
  </w:style>
  <w:style w:type="character" w:customStyle="1" w:styleId="MTDisplayEquationChar">
    <w:name w:val="MTDisplayEquation Char"/>
    <w:link w:val="MTDisplayEquation"/>
    <w:rsid w:val="00B518E0"/>
    <w:rPr>
      <w:rFonts w:ascii="Times New Roman" w:eastAsia="SimSun" w:hAnsi="Times New Roman"/>
      <w:kern w:val="2"/>
      <w:sz w:val="22"/>
      <w:szCs w:val="22"/>
      <w:lang w:val="en-GB" w:eastAsia="x-none"/>
    </w:rPr>
  </w:style>
  <w:style w:type="paragraph" w:customStyle="1" w:styleId="CRCoverPage">
    <w:name w:val="CR Cover Page"/>
    <w:link w:val="CRCoverPageChar"/>
    <w:qFormat/>
    <w:rsid w:val="00B518E0"/>
    <w:pPr>
      <w:spacing w:after="120"/>
    </w:pPr>
    <w:rPr>
      <w:rFonts w:ascii="Arial" w:eastAsia="MS Mincho" w:hAnsi="Arial"/>
      <w:lang w:val="en-GB" w:eastAsia="en-US"/>
    </w:rPr>
  </w:style>
  <w:style w:type="paragraph" w:customStyle="1" w:styleId="References">
    <w:name w:val="References"/>
    <w:basedOn w:val="a1"/>
    <w:qFormat/>
    <w:rsid w:val="00B518E0"/>
    <w:pPr>
      <w:numPr>
        <w:numId w:val="5"/>
      </w:numPr>
      <w:tabs>
        <w:tab w:val="clear" w:pos="360"/>
        <w:tab w:val="clear" w:pos="1134"/>
        <w:tab w:val="clear" w:pos="1871"/>
        <w:tab w:val="clear" w:pos="2268"/>
      </w:tabs>
      <w:overflowPunct/>
      <w:adjustRightInd/>
      <w:snapToGrid w:val="0"/>
      <w:spacing w:before="0" w:after="60"/>
      <w:ind w:left="0" w:firstLine="0"/>
      <w:textAlignment w:val="auto"/>
    </w:pPr>
    <w:rPr>
      <w:rFonts w:eastAsia="SimSun"/>
      <w:sz w:val="20"/>
      <w:szCs w:val="16"/>
    </w:rPr>
  </w:style>
  <w:style w:type="paragraph" w:customStyle="1" w:styleId="3f3f3f3f3f3f3f3f3f3fLTGliederung1">
    <w:name w:val="タ3fイ3fト3fル3fと3fコ3fン3fテ3fン3fツ3f~LT~Gliederung 1"/>
    <w:uiPriority w:val="99"/>
    <w:rsid w:val="00B518E0"/>
    <w:pPr>
      <w:autoSpaceDE w:val="0"/>
      <w:autoSpaceDN w:val="0"/>
      <w:adjustRightInd w:val="0"/>
      <w:spacing w:before="283" w:line="200" w:lineRule="atLeast"/>
    </w:pPr>
    <w:rPr>
      <w:rFonts w:ascii="Meiryo" w:eastAsia="Meiryo" w:hAnsi="Calibri" w:cs="Meiryo"/>
      <w:color w:val="000000"/>
      <w:kern w:val="1"/>
      <w:sz w:val="36"/>
      <w:szCs w:val="36"/>
      <w:lang w:val="en-GB"/>
    </w:rPr>
  </w:style>
  <w:style w:type="paragraph" w:styleId="aff7">
    <w:name w:val="Bibliography"/>
    <w:basedOn w:val="a1"/>
    <w:next w:val="a1"/>
    <w:uiPriority w:val="37"/>
    <w:semiHidden/>
    <w:unhideWhenUsed/>
    <w:rsid w:val="00B518E0"/>
    <w:pPr>
      <w:tabs>
        <w:tab w:val="clear" w:pos="1134"/>
        <w:tab w:val="clear" w:pos="1871"/>
        <w:tab w:val="clear" w:pos="2268"/>
      </w:tabs>
      <w:overflowPunct/>
      <w:autoSpaceDE/>
      <w:autoSpaceDN/>
      <w:adjustRightInd/>
      <w:spacing w:before="0" w:after="180"/>
      <w:textAlignment w:val="auto"/>
    </w:pPr>
    <w:rPr>
      <w:rFonts w:eastAsiaTheme="minorEastAsia"/>
      <w:sz w:val="20"/>
    </w:rPr>
  </w:style>
  <w:style w:type="paragraph" w:customStyle="1" w:styleId="1c">
    <w:name w:val="文本块1"/>
    <w:basedOn w:val="a1"/>
    <w:next w:val="aff8"/>
    <w:rsid w:val="00B518E0"/>
    <w:pPr>
      <w:pBdr>
        <w:top w:val="single" w:sz="2" w:space="10" w:color="4472C4"/>
        <w:left w:val="single" w:sz="2" w:space="10" w:color="4472C4"/>
        <w:bottom w:val="single" w:sz="2" w:space="10" w:color="4472C4"/>
        <w:right w:val="single" w:sz="2" w:space="10" w:color="4472C4"/>
      </w:pBdr>
      <w:tabs>
        <w:tab w:val="clear" w:pos="1134"/>
        <w:tab w:val="clear" w:pos="1871"/>
        <w:tab w:val="clear" w:pos="2268"/>
      </w:tabs>
      <w:overflowPunct/>
      <w:autoSpaceDE/>
      <w:autoSpaceDN/>
      <w:adjustRightInd/>
      <w:spacing w:before="0" w:after="180"/>
      <w:ind w:left="1152" w:right="1152"/>
      <w:textAlignment w:val="auto"/>
    </w:pPr>
    <w:rPr>
      <w:rFonts w:ascii="Calibri" w:eastAsiaTheme="minorEastAsia" w:hAnsi="Calibri"/>
      <w:i/>
      <w:iCs/>
      <w:color w:val="4472C4"/>
      <w:sz w:val="20"/>
    </w:rPr>
  </w:style>
  <w:style w:type="paragraph" w:styleId="27">
    <w:name w:val="Body Text 2"/>
    <w:basedOn w:val="a1"/>
    <w:link w:val="2Char2"/>
    <w:rsid w:val="00B518E0"/>
    <w:pPr>
      <w:tabs>
        <w:tab w:val="clear" w:pos="1134"/>
        <w:tab w:val="clear" w:pos="1871"/>
        <w:tab w:val="clear" w:pos="2268"/>
      </w:tabs>
      <w:overflowPunct/>
      <w:autoSpaceDE/>
      <w:autoSpaceDN/>
      <w:adjustRightInd/>
      <w:spacing w:before="0" w:after="120" w:line="480" w:lineRule="auto"/>
      <w:textAlignment w:val="auto"/>
    </w:pPr>
    <w:rPr>
      <w:rFonts w:eastAsiaTheme="minorEastAsia"/>
      <w:sz w:val="20"/>
    </w:rPr>
  </w:style>
  <w:style w:type="character" w:customStyle="1" w:styleId="2Char2">
    <w:name w:val="본문 2 Char"/>
    <w:basedOn w:val="a2"/>
    <w:link w:val="27"/>
    <w:rsid w:val="00B518E0"/>
    <w:rPr>
      <w:rFonts w:ascii="Times New Roman" w:eastAsiaTheme="minorEastAsia" w:hAnsi="Times New Roman"/>
      <w:lang w:val="en-GB" w:eastAsia="en-US"/>
    </w:rPr>
  </w:style>
  <w:style w:type="paragraph" w:styleId="37">
    <w:name w:val="Body Text 3"/>
    <w:basedOn w:val="a1"/>
    <w:link w:val="3Char1"/>
    <w:rsid w:val="00B518E0"/>
    <w:pPr>
      <w:tabs>
        <w:tab w:val="clear" w:pos="1134"/>
        <w:tab w:val="clear" w:pos="1871"/>
        <w:tab w:val="clear" w:pos="2268"/>
      </w:tabs>
      <w:overflowPunct/>
      <w:autoSpaceDE/>
      <w:autoSpaceDN/>
      <w:adjustRightInd/>
      <w:spacing w:before="0" w:after="120"/>
      <w:textAlignment w:val="auto"/>
    </w:pPr>
    <w:rPr>
      <w:rFonts w:eastAsiaTheme="minorEastAsia"/>
      <w:sz w:val="16"/>
      <w:szCs w:val="16"/>
    </w:rPr>
  </w:style>
  <w:style w:type="character" w:customStyle="1" w:styleId="3Char1">
    <w:name w:val="본문 3 Char"/>
    <w:basedOn w:val="a2"/>
    <w:link w:val="37"/>
    <w:rsid w:val="00B518E0"/>
    <w:rPr>
      <w:rFonts w:ascii="Times New Roman" w:eastAsiaTheme="minorEastAsia" w:hAnsi="Times New Roman"/>
      <w:sz w:val="16"/>
      <w:szCs w:val="16"/>
      <w:lang w:val="en-GB" w:eastAsia="en-US"/>
    </w:rPr>
  </w:style>
  <w:style w:type="paragraph" w:styleId="aff9">
    <w:name w:val="Body Text First Indent"/>
    <w:basedOn w:val="aff3"/>
    <w:link w:val="Charf3"/>
    <w:rsid w:val="00B518E0"/>
    <w:pPr>
      <w:ind w:firstLine="360"/>
    </w:pPr>
    <w:rPr>
      <w:rFonts w:eastAsia="Times New Roman"/>
    </w:rPr>
  </w:style>
  <w:style w:type="character" w:customStyle="1" w:styleId="Charf3">
    <w:name w:val="본문 첫 줄 들여쓰기 Char"/>
    <w:basedOn w:val="Charf0"/>
    <w:link w:val="aff9"/>
    <w:rsid w:val="00B518E0"/>
    <w:rPr>
      <w:rFonts w:ascii="Times New Roman" w:eastAsia="Times New Roman" w:hAnsi="Times New Roman"/>
      <w:lang w:val="en-GB" w:eastAsia="en-US"/>
    </w:rPr>
  </w:style>
  <w:style w:type="paragraph" w:styleId="affa">
    <w:name w:val="Body Text Indent"/>
    <w:basedOn w:val="a1"/>
    <w:link w:val="Charf4"/>
    <w:rsid w:val="00B518E0"/>
    <w:pPr>
      <w:tabs>
        <w:tab w:val="clear" w:pos="1134"/>
        <w:tab w:val="clear" w:pos="1871"/>
        <w:tab w:val="clear" w:pos="2268"/>
      </w:tabs>
      <w:overflowPunct/>
      <w:autoSpaceDE/>
      <w:autoSpaceDN/>
      <w:adjustRightInd/>
      <w:spacing w:before="0" w:after="120"/>
      <w:ind w:left="283"/>
      <w:textAlignment w:val="auto"/>
    </w:pPr>
    <w:rPr>
      <w:rFonts w:eastAsiaTheme="minorEastAsia"/>
      <w:sz w:val="20"/>
    </w:rPr>
  </w:style>
  <w:style w:type="character" w:customStyle="1" w:styleId="Charf4">
    <w:name w:val="본문 들여쓰기 Char"/>
    <w:basedOn w:val="a2"/>
    <w:link w:val="affa"/>
    <w:rsid w:val="00B518E0"/>
    <w:rPr>
      <w:rFonts w:ascii="Times New Roman" w:eastAsiaTheme="minorEastAsia" w:hAnsi="Times New Roman"/>
      <w:lang w:val="en-GB" w:eastAsia="en-US"/>
    </w:rPr>
  </w:style>
  <w:style w:type="paragraph" w:styleId="28">
    <w:name w:val="Body Text First Indent 2"/>
    <w:basedOn w:val="affa"/>
    <w:link w:val="2Char3"/>
    <w:rsid w:val="00B518E0"/>
    <w:pPr>
      <w:spacing w:after="180"/>
      <w:ind w:left="360" w:firstLine="360"/>
    </w:pPr>
  </w:style>
  <w:style w:type="character" w:customStyle="1" w:styleId="2Char3">
    <w:name w:val="본문 첫 줄 들여쓰기 2 Char"/>
    <w:basedOn w:val="Charf4"/>
    <w:link w:val="28"/>
    <w:rsid w:val="00B518E0"/>
    <w:rPr>
      <w:rFonts w:ascii="Times New Roman" w:eastAsiaTheme="minorEastAsia" w:hAnsi="Times New Roman"/>
      <w:lang w:val="en-GB" w:eastAsia="en-US"/>
    </w:rPr>
  </w:style>
  <w:style w:type="paragraph" w:styleId="29">
    <w:name w:val="Body Text Indent 2"/>
    <w:basedOn w:val="a1"/>
    <w:link w:val="2Char4"/>
    <w:rsid w:val="00B518E0"/>
    <w:pPr>
      <w:tabs>
        <w:tab w:val="clear" w:pos="1134"/>
        <w:tab w:val="clear" w:pos="1871"/>
        <w:tab w:val="clear" w:pos="2268"/>
      </w:tabs>
      <w:overflowPunct/>
      <w:autoSpaceDE/>
      <w:autoSpaceDN/>
      <w:adjustRightInd/>
      <w:spacing w:before="0" w:after="120" w:line="480" w:lineRule="auto"/>
      <w:ind w:left="283"/>
      <w:textAlignment w:val="auto"/>
    </w:pPr>
    <w:rPr>
      <w:rFonts w:eastAsiaTheme="minorEastAsia"/>
      <w:sz w:val="20"/>
    </w:rPr>
  </w:style>
  <w:style w:type="character" w:customStyle="1" w:styleId="2Char4">
    <w:name w:val="본문 들여쓰기 2 Char"/>
    <w:basedOn w:val="a2"/>
    <w:link w:val="29"/>
    <w:rsid w:val="00B518E0"/>
    <w:rPr>
      <w:rFonts w:ascii="Times New Roman" w:eastAsiaTheme="minorEastAsia" w:hAnsi="Times New Roman"/>
      <w:lang w:val="en-GB" w:eastAsia="en-US"/>
    </w:rPr>
  </w:style>
  <w:style w:type="paragraph" w:styleId="38">
    <w:name w:val="Body Text Indent 3"/>
    <w:basedOn w:val="a1"/>
    <w:link w:val="3Char2"/>
    <w:rsid w:val="00B518E0"/>
    <w:pPr>
      <w:tabs>
        <w:tab w:val="clear" w:pos="1134"/>
        <w:tab w:val="clear" w:pos="1871"/>
        <w:tab w:val="clear" w:pos="2268"/>
      </w:tabs>
      <w:overflowPunct/>
      <w:autoSpaceDE/>
      <w:autoSpaceDN/>
      <w:adjustRightInd/>
      <w:spacing w:before="0" w:after="120"/>
      <w:ind w:left="283"/>
      <w:textAlignment w:val="auto"/>
    </w:pPr>
    <w:rPr>
      <w:rFonts w:eastAsiaTheme="minorEastAsia"/>
      <w:sz w:val="16"/>
      <w:szCs w:val="16"/>
    </w:rPr>
  </w:style>
  <w:style w:type="character" w:customStyle="1" w:styleId="3Char2">
    <w:name w:val="본문 들여쓰기 3 Char"/>
    <w:basedOn w:val="a2"/>
    <w:link w:val="38"/>
    <w:rsid w:val="00B518E0"/>
    <w:rPr>
      <w:rFonts w:ascii="Times New Roman" w:eastAsiaTheme="minorEastAsia" w:hAnsi="Times New Roman"/>
      <w:sz w:val="16"/>
      <w:szCs w:val="16"/>
      <w:lang w:val="en-GB" w:eastAsia="en-US"/>
    </w:rPr>
  </w:style>
  <w:style w:type="paragraph" w:styleId="affb">
    <w:name w:val="Closing"/>
    <w:basedOn w:val="a1"/>
    <w:link w:val="Charf5"/>
    <w:rsid w:val="00B518E0"/>
    <w:pPr>
      <w:tabs>
        <w:tab w:val="clear" w:pos="1134"/>
        <w:tab w:val="clear" w:pos="1871"/>
        <w:tab w:val="clear" w:pos="2268"/>
      </w:tabs>
      <w:overflowPunct/>
      <w:autoSpaceDE/>
      <w:autoSpaceDN/>
      <w:adjustRightInd/>
      <w:spacing w:before="0"/>
      <w:ind w:left="4252"/>
      <w:textAlignment w:val="auto"/>
    </w:pPr>
    <w:rPr>
      <w:rFonts w:eastAsiaTheme="minorEastAsia"/>
      <w:sz w:val="20"/>
    </w:rPr>
  </w:style>
  <w:style w:type="character" w:customStyle="1" w:styleId="Charf5">
    <w:name w:val="맺음말 Char"/>
    <w:basedOn w:val="a2"/>
    <w:link w:val="affb"/>
    <w:rsid w:val="00B518E0"/>
    <w:rPr>
      <w:rFonts w:ascii="Times New Roman" w:eastAsiaTheme="minorEastAsia" w:hAnsi="Times New Roman"/>
      <w:lang w:val="en-GB" w:eastAsia="en-US"/>
    </w:rPr>
  </w:style>
  <w:style w:type="paragraph" w:styleId="affc">
    <w:name w:val="E-mail Signature"/>
    <w:basedOn w:val="a1"/>
    <w:link w:val="Charf6"/>
    <w:rsid w:val="00B518E0"/>
    <w:pPr>
      <w:tabs>
        <w:tab w:val="clear" w:pos="1134"/>
        <w:tab w:val="clear" w:pos="1871"/>
        <w:tab w:val="clear" w:pos="2268"/>
      </w:tabs>
      <w:overflowPunct/>
      <w:autoSpaceDE/>
      <w:autoSpaceDN/>
      <w:adjustRightInd/>
      <w:spacing w:before="0"/>
      <w:textAlignment w:val="auto"/>
    </w:pPr>
    <w:rPr>
      <w:rFonts w:eastAsiaTheme="minorEastAsia"/>
      <w:sz w:val="20"/>
    </w:rPr>
  </w:style>
  <w:style w:type="character" w:customStyle="1" w:styleId="Charf6">
    <w:name w:val="전자 메일 서명 Char"/>
    <w:basedOn w:val="a2"/>
    <w:link w:val="affc"/>
    <w:rsid w:val="00B518E0"/>
    <w:rPr>
      <w:rFonts w:ascii="Times New Roman" w:eastAsiaTheme="minorEastAsia" w:hAnsi="Times New Roman"/>
      <w:lang w:val="en-GB" w:eastAsia="en-US"/>
    </w:rPr>
  </w:style>
  <w:style w:type="paragraph" w:customStyle="1" w:styleId="1d">
    <w:name w:val="收信人地址1"/>
    <w:basedOn w:val="a1"/>
    <w:next w:val="affd"/>
    <w:rsid w:val="00B518E0"/>
    <w:pPr>
      <w:framePr w:w="7920" w:h="1980" w:hRule="exact" w:hSpace="180" w:wrap="auto" w:hAnchor="page" w:xAlign="center" w:yAlign="bottom"/>
      <w:tabs>
        <w:tab w:val="clear" w:pos="1134"/>
        <w:tab w:val="clear" w:pos="1871"/>
        <w:tab w:val="clear" w:pos="2268"/>
      </w:tabs>
      <w:overflowPunct/>
      <w:autoSpaceDE/>
      <w:autoSpaceDN/>
      <w:adjustRightInd/>
      <w:spacing w:before="0"/>
      <w:ind w:left="2880"/>
      <w:textAlignment w:val="auto"/>
    </w:pPr>
    <w:rPr>
      <w:rFonts w:ascii="Calibri Light" w:eastAsia="DengXian Light" w:hAnsi="Calibri Light"/>
      <w:szCs w:val="24"/>
    </w:rPr>
  </w:style>
  <w:style w:type="paragraph" w:customStyle="1" w:styleId="1e">
    <w:name w:val="寄信人地址1"/>
    <w:basedOn w:val="a1"/>
    <w:next w:val="affe"/>
    <w:rsid w:val="00B518E0"/>
    <w:pPr>
      <w:tabs>
        <w:tab w:val="clear" w:pos="1134"/>
        <w:tab w:val="clear" w:pos="1871"/>
        <w:tab w:val="clear" w:pos="2268"/>
      </w:tabs>
      <w:overflowPunct/>
      <w:autoSpaceDE/>
      <w:autoSpaceDN/>
      <w:adjustRightInd/>
      <w:spacing w:before="0"/>
      <w:textAlignment w:val="auto"/>
    </w:pPr>
    <w:rPr>
      <w:rFonts w:ascii="Calibri Light" w:eastAsia="DengXian Light" w:hAnsi="Calibri Light"/>
      <w:sz w:val="20"/>
    </w:rPr>
  </w:style>
  <w:style w:type="paragraph" w:styleId="HTML">
    <w:name w:val="HTML Address"/>
    <w:basedOn w:val="a1"/>
    <w:link w:val="HTMLChar"/>
    <w:rsid w:val="00B518E0"/>
    <w:pPr>
      <w:tabs>
        <w:tab w:val="clear" w:pos="1134"/>
        <w:tab w:val="clear" w:pos="1871"/>
        <w:tab w:val="clear" w:pos="2268"/>
      </w:tabs>
      <w:overflowPunct/>
      <w:autoSpaceDE/>
      <w:autoSpaceDN/>
      <w:adjustRightInd/>
      <w:spacing w:before="0"/>
      <w:textAlignment w:val="auto"/>
    </w:pPr>
    <w:rPr>
      <w:rFonts w:eastAsiaTheme="minorEastAsia"/>
      <w:i/>
      <w:iCs/>
      <w:sz w:val="20"/>
    </w:rPr>
  </w:style>
  <w:style w:type="character" w:customStyle="1" w:styleId="HTMLChar">
    <w:name w:val="HTML 주소 Char"/>
    <w:basedOn w:val="a2"/>
    <w:link w:val="HTML"/>
    <w:rsid w:val="00B518E0"/>
    <w:rPr>
      <w:rFonts w:ascii="Times New Roman" w:eastAsiaTheme="minorEastAsia" w:hAnsi="Times New Roman"/>
      <w:i/>
      <w:iCs/>
      <w:lang w:val="en-GB" w:eastAsia="en-US"/>
    </w:rPr>
  </w:style>
  <w:style w:type="paragraph" w:styleId="HTML0">
    <w:name w:val="HTML Preformatted"/>
    <w:basedOn w:val="a1"/>
    <w:link w:val="HTMLChar0"/>
    <w:rsid w:val="00B518E0"/>
    <w:pPr>
      <w:tabs>
        <w:tab w:val="clear" w:pos="1134"/>
        <w:tab w:val="clear" w:pos="1871"/>
        <w:tab w:val="clear" w:pos="2268"/>
      </w:tabs>
      <w:overflowPunct/>
      <w:autoSpaceDE/>
      <w:autoSpaceDN/>
      <w:adjustRightInd/>
      <w:spacing w:before="0"/>
      <w:textAlignment w:val="auto"/>
    </w:pPr>
    <w:rPr>
      <w:rFonts w:ascii="Consolas" w:eastAsiaTheme="minorEastAsia" w:hAnsi="Consolas"/>
      <w:sz w:val="20"/>
    </w:rPr>
  </w:style>
  <w:style w:type="character" w:customStyle="1" w:styleId="HTMLChar0">
    <w:name w:val="미리 서식이 지정된 HTML Char"/>
    <w:basedOn w:val="a2"/>
    <w:link w:val="HTML0"/>
    <w:rsid w:val="00B518E0"/>
    <w:rPr>
      <w:rFonts w:ascii="Consolas" w:eastAsiaTheme="minorEastAsia" w:hAnsi="Consolas"/>
      <w:lang w:val="en-GB" w:eastAsia="en-US"/>
    </w:rPr>
  </w:style>
  <w:style w:type="paragraph" w:customStyle="1" w:styleId="1f">
    <w:name w:val="明显引用1"/>
    <w:basedOn w:val="a1"/>
    <w:next w:val="a1"/>
    <w:uiPriority w:val="30"/>
    <w:qFormat/>
    <w:rsid w:val="00B518E0"/>
    <w:pPr>
      <w:pBdr>
        <w:top w:val="single" w:sz="4" w:space="10" w:color="4472C4"/>
        <w:bottom w:val="single" w:sz="4" w:space="10" w:color="4472C4"/>
      </w:pBdr>
      <w:tabs>
        <w:tab w:val="clear" w:pos="1134"/>
        <w:tab w:val="clear" w:pos="1871"/>
        <w:tab w:val="clear" w:pos="2268"/>
      </w:tabs>
      <w:overflowPunct/>
      <w:autoSpaceDE/>
      <w:autoSpaceDN/>
      <w:adjustRightInd/>
      <w:spacing w:before="360" w:after="360"/>
      <w:ind w:left="864" w:right="864"/>
      <w:jc w:val="center"/>
      <w:textAlignment w:val="auto"/>
    </w:pPr>
    <w:rPr>
      <w:rFonts w:eastAsiaTheme="minorEastAsia"/>
      <w:i/>
      <w:iCs/>
      <w:color w:val="4472C4"/>
      <w:sz w:val="20"/>
    </w:rPr>
  </w:style>
  <w:style w:type="character" w:customStyle="1" w:styleId="Charf7">
    <w:name w:val="강한 인용 Char"/>
    <w:basedOn w:val="a2"/>
    <w:link w:val="afff"/>
    <w:uiPriority w:val="30"/>
    <w:rsid w:val="00B518E0"/>
    <w:rPr>
      <w:i/>
      <w:iCs/>
      <w:color w:val="4472C4"/>
      <w:lang w:eastAsia="en-US"/>
    </w:rPr>
  </w:style>
  <w:style w:type="paragraph" w:styleId="afff0">
    <w:name w:val="List Continue"/>
    <w:aliases w:val="lc"/>
    <w:basedOn w:val="a1"/>
    <w:rsid w:val="00B518E0"/>
    <w:pPr>
      <w:tabs>
        <w:tab w:val="clear" w:pos="1134"/>
        <w:tab w:val="clear" w:pos="1871"/>
        <w:tab w:val="clear" w:pos="2268"/>
      </w:tabs>
      <w:overflowPunct/>
      <w:autoSpaceDE/>
      <w:autoSpaceDN/>
      <w:adjustRightInd/>
      <w:spacing w:before="0" w:after="120"/>
      <w:ind w:left="283"/>
      <w:contextualSpacing/>
      <w:textAlignment w:val="auto"/>
    </w:pPr>
    <w:rPr>
      <w:rFonts w:eastAsiaTheme="minorEastAsia"/>
      <w:sz w:val="20"/>
    </w:rPr>
  </w:style>
  <w:style w:type="paragraph" w:styleId="2a">
    <w:name w:val="List Continue 2"/>
    <w:aliases w:val="lc2"/>
    <w:basedOn w:val="a1"/>
    <w:rsid w:val="00B518E0"/>
    <w:pPr>
      <w:tabs>
        <w:tab w:val="clear" w:pos="1134"/>
        <w:tab w:val="clear" w:pos="1871"/>
        <w:tab w:val="clear" w:pos="2268"/>
      </w:tabs>
      <w:overflowPunct/>
      <w:autoSpaceDE/>
      <w:autoSpaceDN/>
      <w:adjustRightInd/>
      <w:spacing w:before="0" w:after="120"/>
      <w:ind w:left="566"/>
      <w:contextualSpacing/>
      <w:textAlignment w:val="auto"/>
    </w:pPr>
    <w:rPr>
      <w:rFonts w:eastAsiaTheme="minorEastAsia"/>
      <w:sz w:val="20"/>
    </w:rPr>
  </w:style>
  <w:style w:type="paragraph" w:styleId="39">
    <w:name w:val="List Continue 3"/>
    <w:aliases w:val="lc3"/>
    <w:basedOn w:val="a1"/>
    <w:rsid w:val="00B518E0"/>
    <w:pPr>
      <w:tabs>
        <w:tab w:val="clear" w:pos="1134"/>
        <w:tab w:val="clear" w:pos="1871"/>
        <w:tab w:val="clear" w:pos="2268"/>
      </w:tabs>
      <w:overflowPunct/>
      <w:autoSpaceDE/>
      <w:autoSpaceDN/>
      <w:adjustRightInd/>
      <w:spacing w:before="0" w:after="120"/>
      <w:ind w:left="849"/>
      <w:contextualSpacing/>
      <w:textAlignment w:val="auto"/>
    </w:pPr>
    <w:rPr>
      <w:rFonts w:eastAsiaTheme="minorEastAsia"/>
      <w:sz w:val="20"/>
    </w:rPr>
  </w:style>
  <w:style w:type="paragraph" w:styleId="44">
    <w:name w:val="List Continue 4"/>
    <w:basedOn w:val="a1"/>
    <w:rsid w:val="00B518E0"/>
    <w:pPr>
      <w:tabs>
        <w:tab w:val="clear" w:pos="1134"/>
        <w:tab w:val="clear" w:pos="1871"/>
        <w:tab w:val="clear" w:pos="2268"/>
      </w:tabs>
      <w:overflowPunct/>
      <w:autoSpaceDE/>
      <w:autoSpaceDN/>
      <w:adjustRightInd/>
      <w:spacing w:before="0" w:after="120"/>
      <w:ind w:left="1132"/>
      <w:contextualSpacing/>
      <w:textAlignment w:val="auto"/>
    </w:pPr>
    <w:rPr>
      <w:rFonts w:eastAsiaTheme="minorEastAsia"/>
      <w:sz w:val="20"/>
    </w:rPr>
  </w:style>
  <w:style w:type="paragraph" w:styleId="54">
    <w:name w:val="List Continue 5"/>
    <w:basedOn w:val="a1"/>
    <w:rsid w:val="00B518E0"/>
    <w:pPr>
      <w:tabs>
        <w:tab w:val="clear" w:pos="1134"/>
        <w:tab w:val="clear" w:pos="1871"/>
        <w:tab w:val="clear" w:pos="2268"/>
      </w:tabs>
      <w:overflowPunct/>
      <w:autoSpaceDE/>
      <w:autoSpaceDN/>
      <w:adjustRightInd/>
      <w:spacing w:before="0" w:after="120"/>
      <w:ind w:left="1415"/>
      <w:contextualSpacing/>
      <w:textAlignment w:val="auto"/>
    </w:pPr>
    <w:rPr>
      <w:rFonts w:eastAsiaTheme="minorEastAsia"/>
      <w:sz w:val="20"/>
    </w:rPr>
  </w:style>
  <w:style w:type="paragraph" w:styleId="3a">
    <w:name w:val="List Number 3"/>
    <w:aliases w:val="ln3"/>
    <w:basedOn w:val="a1"/>
    <w:rsid w:val="00B518E0"/>
    <w:pPr>
      <w:tabs>
        <w:tab w:val="clear" w:pos="1134"/>
        <w:tab w:val="clear" w:pos="1871"/>
        <w:tab w:val="clear" w:pos="2268"/>
        <w:tab w:val="num" w:pos="643"/>
      </w:tabs>
      <w:overflowPunct/>
      <w:autoSpaceDE/>
      <w:autoSpaceDN/>
      <w:adjustRightInd/>
      <w:spacing w:before="0" w:after="180"/>
      <w:ind w:left="643" w:hanging="360"/>
      <w:contextualSpacing/>
      <w:textAlignment w:val="auto"/>
    </w:pPr>
    <w:rPr>
      <w:rFonts w:eastAsiaTheme="minorEastAsia"/>
      <w:sz w:val="20"/>
    </w:rPr>
  </w:style>
  <w:style w:type="paragraph" w:styleId="45">
    <w:name w:val="List Number 4"/>
    <w:basedOn w:val="a1"/>
    <w:rsid w:val="00B518E0"/>
    <w:pPr>
      <w:tabs>
        <w:tab w:val="clear" w:pos="1134"/>
        <w:tab w:val="clear" w:pos="1871"/>
        <w:tab w:val="clear" w:pos="2268"/>
        <w:tab w:val="num" w:pos="926"/>
      </w:tabs>
      <w:overflowPunct/>
      <w:autoSpaceDE/>
      <w:autoSpaceDN/>
      <w:adjustRightInd/>
      <w:spacing w:before="0" w:after="180"/>
      <w:ind w:left="926" w:hanging="360"/>
      <w:contextualSpacing/>
      <w:textAlignment w:val="auto"/>
    </w:pPr>
    <w:rPr>
      <w:rFonts w:eastAsiaTheme="minorEastAsia"/>
      <w:sz w:val="20"/>
    </w:rPr>
  </w:style>
  <w:style w:type="paragraph" w:styleId="55">
    <w:name w:val="List Number 5"/>
    <w:basedOn w:val="a1"/>
    <w:rsid w:val="00B518E0"/>
    <w:pPr>
      <w:tabs>
        <w:tab w:val="clear" w:pos="1134"/>
        <w:tab w:val="clear" w:pos="1871"/>
        <w:tab w:val="clear" w:pos="2268"/>
        <w:tab w:val="num" w:pos="1209"/>
      </w:tabs>
      <w:overflowPunct/>
      <w:autoSpaceDE/>
      <w:autoSpaceDN/>
      <w:adjustRightInd/>
      <w:spacing w:before="0" w:after="180"/>
      <w:ind w:left="1209" w:hanging="360"/>
      <w:contextualSpacing/>
      <w:textAlignment w:val="auto"/>
    </w:pPr>
    <w:rPr>
      <w:rFonts w:eastAsiaTheme="minorEastAsia"/>
      <w:sz w:val="20"/>
    </w:rPr>
  </w:style>
  <w:style w:type="paragraph" w:styleId="afff1">
    <w:name w:val="macro"/>
    <w:link w:val="Charf8"/>
    <w:rsid w:val="00B518E0"/>
    <w:pPr>
      <w:tabs>
        <w:tab w:val="left" w:pos="480"/>
        <w:tab w:val="left" w:pos="960"/>
        <w:tab w:val="left" w:pos="1440"/>
        <w:tab w:val="left" w:pos="1920"/>
        <w:tab w:val="left" w:pos="2400"/>
        <w:tab w:val="left" w:pos="2880"/>
        <w:tab w:val="left" w:pos="3360"/>
        <w:tab w:val="left" w:pos="3840"/>
        <w:tab w:val="left" w:pos="4320"/>
      </w:tabs>
    </w:pPr>
    <w:rPr>
      <w:rFonts w:ascii="Consolas" w:eastAsiaTheme="minorEastAsia" w:hAnsi="Consolas"/>
      <w:lang w:val="en-GB" w:eastAsia="en-US"/>
    </w:rPr>
  </w:style>
  <w:style w:type="character" w:customStyle="1" w:styleId="Charf8">
    <w:name w:val="매크로 텍스트 Char"/>
    <w:basedOn w:val="a2"/>
    <w:link w:val="afff1"/>
    <w:rsid w:val="00B518E0"/>
    <w:rPr>
      <w:rFonts w:ascii="Consolas" w:eastAsiaTheme="minorEastAsia" w:hAnsi="Consolas"/>
      <w:lang w:val="en-GB" w:eastAsia="en-US"/>
    </w:rPr>
  </w:style>
  <w:style w:type="paragraph" w:customStyle="1" w:styleId="1f0">
    <w:name w:val="信息标题1"/>
    <w:basedOn w:val="a1"/>
    <w:next w:val="afff2"/>
    <w:link w:val="Charf9"/>
    <w:rsid w:val="00B518E0"/>
    <w:pPr>
      <w:pBdr>
        <w:top w:val="single" w:sz="6" w:space="1" w:color="auto"/>
        <w:left w:val="single" w:sz="6" w:space="1" w:color="auto"/>
        <w:bottom w:val="single" w:sz="6" w:space="1" w:color="auto"/>
        <w:right w:val="single" w:sz="6" w:space="1" w:color="auto"/>
      </w:pBdr>
      <w:shd w:val="pct20" w:color="auto" w:fill="auto"/>
      <w:tabs>
        <w:tab w:val="clear" w:pos="1134"/>
        <w:tab w:val="clear" w:pos="1871"/>
        <w:tab w:val="clear" w:pos="2268"/>
      </w:tabs>
      <w:overflowPunct/>
      <w:autoSpaceDE/>
      <w:autoSpaceDN/>
      <w:adjustRightInd/>
      <w:spacing w:before="0"/>
      <w:ind w:left="1134" w:hanging="1134"/>
      <w:textAlignment w:val="auto"/>
    </w:pPr>
    <w:rPr>
      <w:rFonts w:ascii="Calibri Light" w:eastAsia="DengXian Light" w:hAnsi="Calibri Light"/>
      <w:szCs w:val="24"/>
      <w:lang w:val="en-US"/>
    </w:rPr>
  </w:style>
  <w:style w:type="character" w:customStyle="1" w:styleId="Charf9">
    <w:name w:val="信息标题 Char"/>
    <w:basedOn w:val="a2"/>
    <w:link w:val="1f0"/>
    <w:rsid w:val="00B518E0"/>
    <w:rPr>
      <w:rFonts w:ascii="Calibri Light" w:eastAsia="DengXian Light" w:hAnsi="Calibri Light"/>
      <w:sz w:val="24"/>
      <w:szCs w:val="24"/>
      <w:shd w:val="pct20" w:color="auto" w:fill="auto"/>
      <w:lang w:eastAsia="en-US"/>
    </w:rPr>
  </w:style>
  <w:style w:type="paragraph" w:styleId="afff3">
    <w:name w:val="Note Heading"/>
    <w:basedOn w:val="a1"/>
    <w:next w:val="a1"/>
    <w:link w:val="Charfa"/>
    <w:rsid w:val="00B518E0"/>
    <w:pPr>
      <w:tabs>
        <w:tab w:val="clear" w:pos="1134"/>
        <w:tab w:val="clear" w:pos="1871"/>
        <w:tab w:val="clear" w:pos="2268"/>
      </w:tabs>
      <w:overflowPunct/>
      <w:autoSpaceDE/>
      <w:autoSpaceDN/>
      <w:adjustRightInd/>
      <w:spacing w:before="0"/>
      <w:textAlignment w:val="auto"/>
    </w:pPr>
    <w:rPr>
      <w:rFonts w:eastAsiaTheme="minorEastAsia"/>
      <w:sz w:val="20"/>
    </w:rPr>
  </w:style>
  <w:style w:type="character" w:customStyle="1" w:styleId="Charfa">
    <w:name w:val="각주/미주 머리글 Char"/>
    <w:basedOn w:val="a2"/>
    <w:link w:val="afff3"/>
    <w:rsid w:val="00B518E0"/>
    <w:rPr>
      <w:rFonts w:ascii="Times New Roman" w:eastAsiaTheme="minorEastAsia" w:hAnsi="Times New Roman"/>
      <w:lang w:val="en-GB" w:eastAsia="en-US"/>
    </w:rPr>
  </w:style>
  <w:style w:type="paragraph" w:customStyle="1" w:styleId="1f1">
    <w:name w:val="引用1"/>
    <w:basedOn w:val="a1"/>
    <w:next w:val="a1"/>
    <w:uiPriority w:val="29"/>
    <w:qFormat/>
    <w:rsid w:val="00B518E0"/>
    <w:pPr>
      <w:tabs>
        <w:tab w:val="clear" w:pos="1134"/>
        <w:tab w:val="clear" w:pos="1871"/>
        <w:tab w:val="clear" w:pos="2268"/>
      </w:tabs>
      <w:overflowPunct/>
      <w:autoSpaceDE/>
      <w:autoSpaceDN/>
      <w:adjustRightInd/>
      <w:spacing w:before="200" w:after="160"/>
      <w:ind w:left="864" w:right="864"/>
      <w:jc w:val="center"/>
      <w:textAlignment w:val="auto"/>
    </w:pPr>
    <w:rPr>
      <w:rFonts w:eastAsiaTheme="minorEastAsia"/>
      <w:i/>
      <w:iCs/>
      <w:color w:val="404040"/>
      <w:sz w:val="20"/>
    </w:rPr>
  </w:style>
  <w:style w:type="character" w:customStyle="1" w:styleId="Charfb">
    <w:name w:val="인용 Char"/>
    <w:basedOn w:val="a2"/>
    <w:link w:val="afff4"/>
    <w:uiPriority w:val="29"/>
    <w:rsid w:val="00B518E0"/>
    <w:rPr>
      <w:i/>
      <w:iCs/>
      <w:color w:val="404040"/>
      <w:lang w:eastAsia="en-US"/>
    </w:rPr>
  </w:style>
  <w:style w:type="paragraph" w:styleId="afff5">
    <w:name w:val="Salutation"/>
    <w:basedOn w:val="a1"/>
    <w:next w:val="a1"/>
    <w:link w:val="Charfc"/>
    <w:rsid w:val="00B518E0"/>
    <w:pPr>
      <w:tabs>
        <w:tab w:val="clear" w:pos="1134"/>
        <w:tab w:val="clear" w:pos="1871"/>
        <w:tab w:val="clear" w:pos="2268"/>
      </w:tabs>
      <w:overflowPunct/>
      <w:autoSpaceDE/>
      <w:autoSpaceDN/>
      <w:adjustRightInd/>
      <w:spacing w:before="0" w:after="180"/>
      <w:textAlignment w:val="auto"/>
    </w:pPr>
    <w:rPr>
      <w:rFonts w:eastAsiaTheme="minorEastAsia"/>
      <w:sz w:val="20"/>
    </w:rPr>
  </w:style>
  <w:style w:type="character" w:customStyle="1" w:styleId="Charfc">
    <w:name w:val="인사말 Char"/>
    <w:basedOn w:val="a2"/>
    <w:link w:val="afff5"/>
    <w:rsid w:val="00B518E0"/>
    <w:rPr>
      <w:rFonts w:ascii="Times New Roman" w:eastAsiaTheme="minorEastAsia" w:hAnsi="Times New Roman"/>
      <w:lang w:val="en-GB" w:eastAsia="en-US"/>
    </w:rPr>
  </w:style>
  <w:style w:type="paragraph" w:styleId="afff6">
    <w:name w:val="table of authorities"/>
    <w:basedOn w:val="a1"/>
    <w:next w:val="a1"/>
    <w:rsid w:val="00B518E0"/>
    <w:pPr>
      <w:tabs>
        <w:tab w:val="clear" w:pos="1134"/>
        <w:tab w:val="clear" w:pos="1871"/>
        <w:tab w:val="clear" w:pos="2268"/>
      </w:tabs>
      <w:overflowPunct/>
      <w:autoSpaceDE/>
      <w:autoSpaceDN/>
      <w:adjustRightInd/>
      <w:spacing w:before="0"/>
      <w:ind w:left="200" w:hanging="200"/>
      <w:textAlignment w:val="auto"/>
    </w:pPr>
    <w:rPr>
      <w:rFonts w:eastAsiaTheme="minorEastAsia"/>
      <w:sz w:val="20"/>
    </w:rPr>
  </w:style>
  <w:style w:type="paragraph" w:customStyle="1" w:styleId="1f2">
    <w:name w:val="标题1"/>
    <w:basedOn w:val="a1"/>
    <w:next w:val="a1"/>
    <w:qFormat/>
    <w:rsid w:val="00B518E0"/>
    <w:pPr>
      <w:tabs>
        <w:tab w:val="clear" w:pos="1134"/>
        <w:tab w:val="clear" w:pos="1871"/>
        <w:tab w:val="clear" w:pos="2268"/>
      </w:tabs>
      <w:overflowPunct/>
      <w:autoSpaceDE/>
      <w:autoSpaceDN/>
      <w:adjustRightInd/>
      <w:spacing w:before="0"/>
      <w:contextualSpacing/>
      <w:textAlignment w:val="auto"/>
    </w:pPr>
    <w:rPr>
      <w:rFonts w:ascii="Calibri Light" w:eastAsia="DengXian Light" w:hAnsi="Calibri Light"/>
      <w:spacing w:val="-10"/>
      <w:kern w:val="28"/>
      <w:sz w:val="56"/>
      <w:szCs w:val="56"/>
    </w:rPr>
  </w:style>
  <w:style w:type="character" w:customStyle="1" w:styleId="Charfd">
    <w:name w:val="제목 Char"/>
    <w:basedOn w:val="a2"/>
    <w:link w:val="afff7"/>
    <w:rsid w:val="00B518E0"/>
    <w:rPr>
      <w:rFonts w:ascii="Calibri Light" w:eastAsia="DengXian Light" w:hAnsi="Calibri Light"/>
      <w:spacing w:val="-10"/>
      <w:kern w:val="28"/>
      <w:sz w:val="56"/>
      <w:szCs w:val="56"/>
      <w:lang w:eastAsia="en-US"/>
    </w:rPr>
  </w:style>
  <w:style w:type="paragraph" w:customStyle="1" w:styleId="1f3">
    <w:name w:val="引文目录标题1"/>
    <w:basedOn w:val="a1"/>
    <w:next w:val="a1"/>
    <w:rsid w:val="00B518E0"/>
    <w:pPr>
      <w:tabs>
        <w:tab w:val="clear" w:pos="1134"/>
        <w:tab w:val="clear" w:pos="1871"/>
        <w:tab w:val="clear" w:pos="2268"/>
      </w:tabs>
      <w:overflowPunct/>
      <w:autoSpaceDE/>
      <w:autoSpaceDN/>
      <w:adjustRightInd/>
      <w:spacing w:after="180"/>
      <w:textAlignment w:val="auto"/>
    </w:pPr>
    <w:rPr>
      <w:rFonts w:ascii="Calibri Light" w:eastAsia="DengXian Light" w:hAnsi="Calibri Light"/>
      <w:b/>
      <w:bCs/>
      <w:szCs w:val="24"/>
    </w:rPr>
  </w:style>
  <w:style w:type="paragraph" w:customStyle="1" w:styleId="TOC1">
    <w:name w:val="TOC 标题1"/>
    <w:basedOn w:val="10"/>
    <w:next w:val="a1"/>
    <w:uiPriority w:val="39"/>
    <w:semiHidden/>
    <w:unhideWhenUsed/>
    <w:qFormat/>
    <w:rsid w:val="00B518E0"/>
    <w:pPr>
      <w:tabs>
        <w:tab w:val="clear" w:pos="1134"/>
        <w:tab w:val="clear" w:pos="1871"/>
        <w:tab w:val="clear" w:pos="2268"/>
      </w:tabs>
      <w:overflowPunct/>
      <w:autoSpaceDE/>
      <w:autoSpaceDN/>
      <w:adjustRightInd/>
      <w:spacing w:before="240"/>
      <w:ind w:left="0" w:firstLine="0"/>
      <w:textAlignment w:val="auto"/>
      <w:outlineLvl w:val="9"/>
    </w:pPr>
    <w:rPr>
      <w:rFonts w:ascii="Calibri Light" w:eastAsia="DengXian Light" w:hAnsi="Calibri Light"/>
      <w:b w:val="0"/>
      <w:color w:val="2F5496"/>
      <w:sz w:val="32"/>
      <w:szCs w:val="32"/>
    </w:rPr>
  </w:style>
  <w:style w:type="numbering" w:customStyle="1" w:styleId="NoList1">
    <w:name w:val="No List1"/>
    <w:next w:val="a4"/>
    <w:uiPriority w:val="99"/>
    <w:semiHidden/>
    <w:unhideWhenUsed/>
    <w:rsid w:val="00B518E0"/>
  </w:style>
  <w:style w:type="paragraph" w:customStyle="1" w:styleId="tdoc-header">
    <w:name w:val="tdoc-header"/>
    <w:qFormat/>
    <w:rsid w:val="00B518E0"/>
    <w:rPr>
      <w:rFonts w:ascii="Arial" w:eastAsia="SimSun" w:hAnsi="Arial"/>
      <w:sz w:val="24"/>
      <w:lang w:val="en-GB" w:eastAsia="en-US"/>
    </w:rPr>
  </w:style>
  <w:style w:type="character" w:customStyle="1" w:styleId="Mention1">
    <w:name w:val="Mention1"/>
    <w:basedOn w:val="a2"/>
    <w:uiPriority w:val="99"/>
    <w:unhideWhenUsed/>
    <w:rsid w:val="00B518E0"/>
    <w:rPr>
      <w:color w:val="2B579A"/>
      <w:shd w:val="clear" w:color="auto" w:fill="E1DFDD"/>
    </w:rPr>
  </w:style>
  <w:style w:type="character" w:customStyle="1" w:styleId="TANChar">
    <w:name w:val="TAN Char"/>
    <w:link w:val="TAN"/>
    <w:qFormat/>
    <w:rsid w:val="00B518E0"/>
    <w:rPr>
      <w:rFonts w:ascii="Arial" w:eastAsia="SimSun" w:hAnsi="Arial"/>
      <w:kern w:val="2"/>
      <w:sz w:val="18"/>
      <w:szCs w:val="21"/>
    </w:rPr>
  </w:style>
  <w:style w:type="paragraph" w:customStyle="1" w:styleId="2b">
    <w:name w:val="修订2"/>
    <w:uiPriority w:val="99"/>
    <w:semiHidden/>
    <w:rsid w:val="00B518E0"/>
    <w:rPr>
      <w:rFonts w:ascii="Times New Roman" w:eastAsia="SimSun" w:hAnsi="Times New Roman"/>
      <w:lang w:val="en-GB" w:eastAsia="en-US"/>
    </w:rPr>
  </w:style>
  <w:style w:type="character" w:customStyle="1" w:styleId="1f4">
    <w:name w:val="列表段落 字符1"/>
    <w:aliases w:val="列出段落 字符1,Paragrafo elenco 字符,Bullet list 字符,列出段落 字符,列 字符"/>
    <w:uiPriority w:val="34"/>
    <w:qFormat/>
    <w:rsid w:val="00B518E0"/>
    <w:rPr>
      <w:rFonts w:ascii="Times" w:eastAsia="바탕" w:hAnsi="Times" w:cs="Times" w:hint="default"/>
      <w:szCs w:val="24"/>
      <w:lang w:val="en-GB" w:eastAsia="zh-CN"/>
    </w:rPr>
  </w:style>
  <w:style w:type="table" w:customStyle="1" w:styleId="TableGrid1">
    <w:name w:val="Table Grid1"/>
    <w:basedOn w:val="a3"/>
    <w:next w:val="af2"/>
    <w:qFormat/>
    <w:rsid w:val="00B518E0"/>
    <w:rPr>
      <w:rFonts w:ascii="DengXian" w:eastAsia="DengXian" w:hAnsi="DengXian"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a4"/>
    <w:uiPriority w:val="99"/>
    <w:unhideWhenUsed/>
    <w:rsid w:val="00B518E0"/>
  </w:style>
  <w:style w:type="paragraph" w:customStyle="1" w:styleId="Title10">
    <w:name w:val="Title1"/>
    <w:basedOn w:val="a1"/>
    <w:next w:val="a1"/>
    <w:uiPriority w:val="10"/>
    <w:qFormat/>
    <w:rsid w:val="00B518E0"/>
    <w:pPr>
      <w:tabs>
        <w:tab w:val="clear" w:pos="1134"/>
        <w:tab w:val="clear" w:pos="1871"/>
        <w:tab w:val="clear" w:pos="2268"/>
      </w:tabs>
      <w:overflowPunct/>
      <w:autoSpaceDE/>
      <w:autoSpaceDN/>
      <w:adjustRightInd/>
      <w:spacing w:before="0" w:after="80"/>
      <w:contextualSpacing/>
      <w:textAlignment w:val="auto"/>
    </w:pPr>
    <w:rPr>
      <w:rFonts w:ascii="Aptos Display" w:eastAsia="맑은 고딕" w:hAnsi="Aptos Display"/>
      <w:spacing w:val="-10"/>
      <w:kern w:val="28"/>
      <w:sz w:val="56"/>
      <w:szCs w:val="56"/>
      <w:lang w:eastAsia="ko-KR"/>
      <w14:ligatures w14:val="standardContextual"/>
    </w:rPr>
  </w:style>
  <w:style w:type="paragraph" w:customStyle="1" w:styleId="Subtitle1">
    <w:name w:val="Subtitle1"/>
    <w:basedOn w:val="a1"/>
    <w:next w:val="a1"/>
    <w:uiPriority w:val="11"/>
    <w:qFormat/>
    <w:rsid w:val="00B518E0"/>
    <w:pPr>
      <w:numPr>
        <w:ilvl w:val="1"/>
      </w:numPr>
      <w:tabs>
        <w:tab w:val="clear" w:pos="1134"/>
        <w:tab w:val="clear" w:pos="1871"/>
        <w:tab w:val="clear" w:pos="2268"/>
      </w:tabs>
      <w:overflowPunct/>
      <w:autoSpaceDE/>
      <w:autoSpaceDN/>
      <w:adjustRightInd/>
      <w:spacing w:before="0" w:after="160" w:line="278" w:lineRule="auto"/>
      <w:textAlignment w:val="auto"/>
    </w:pPr>
    <w:rPr>
      <w:rFonts w:ascii="Aptos" w:eastAsia="맑은 고딕" w:hAnsi="Aptos"/>
      <w:color w:val="595959"/>
      <w:spacing w:val="15"/>
      <w:kern w:val="2"/>
      <w:sz w:val="28"/>
      <w:szCs w:val="28"/>
      <w:lang w:eastAsia="ko-KR"/>
      <w14:ligatures w14:val="standardContextual"/>
    </w:rPr>
  </w:style>
  <w:style w:type="paragraph" w:customStyle="1" w:styleId="Quote1">
    <w:name w:val="Quote1"/>
    <w:basedOn w:val="a1"/>
    <w:next w:val="a1"/>
    <w:uiPriority w:val="29"/>
    <w:qFormat/>
    <w:rsid w:val="00B518E0"/>
    <w:pPr>
      <w:tabs>
        <w:tab w:val="clear" w:pos="1134"/>
        <w:tab w:val="clear" w:pos="1871"/>
        <w:tab w:val="clear" w:pos="2268"/>
      </w:tabs>
      <w:overflowPunct/>
      <w:autoSpaceDE/>
      <w:autoSpaceDN/>
      <w:adjustRightInd/>
      <w:spacing w:before="160" w:after="160" w:line="278" w:lineRule="auto"/>
      <w:jc w:val="center"/>
      <w:textAlignment w:val="auto"/>
    </w:pPr>
    <w:rPr>
      <w:rFonts w:ascii="Aptos" w:eastAsia="맑은 고딕" w:hAnsi="Aptos"/>
      <w:i/>
      <w:iCs/>
      <w:color w:val="404040"/>
      <w:kern w:val="2"/>
      <w:szCs w:val="24"/>
      <w:lang w:eastAsia="ko-KR"/>
      <w14:ligatures w14:val="standardContextual"/>
    </w:rPr>
  </w:style>
  <w:style w:type="character" w:customStyle="1" w:styleId="IntenseEmphasis1">
    <w:name w:val="Intense Emphasis1"/>
    <w:basedOn w:val="a2"/>
    <w:uiPriority w:val="21"/>
    <w:qFormat/>
    <w:rsid w:val="00B518E0"/>
    <w:rPr>
      <w:i/>
      <w:iCs/>
      <w:color w:val="0F4761"/>
    </w:rPr>
  </w:style>
  <w:style w:type="paragraph" w:customStyle="1" w:styleId="IntenseQuote1">
    <w:name w:val="Intense Quote1"/>
    <w:basedOn w:val="a1"/>
    <w:next w:val="a1"/>
    <w:uiPriority w:val="30"/>
    <w:qFormat/>
    <w:rsid w:val="00B518E0"/>
    <w:pPr>
      <w:pBdr>
        <w:top w:val="single" w:sz="4" w:space="10" w:color="0F4761"/>
        <w:bottom w:val="single" w:sz="4" w:space="10" w:color="0F4761"/>
      </w:pBdr>
      <w:tabs>
        <w:tab w:val="clear" w:pos="1134"/>
        <w:tab w:val="clear" w:pos="1871"/>
        <w:tab w:val="clear" w:pos="2268"/>
      </w:tabs>
      <w:overflowPunct/>
      <w:autoSpaceDE/>
      <w:autoSpaceDN/>
      <w:adjustRightInd/>
      <w:spacing w:before="360" w:after="360" w:line="278" w:lineRule="auto"/>
      <w:ind w:left="864" w:right="864"/>
      <w:jc w:val="center"/>
      <w:textAlignment w:val="auto"/>
    </w:pPr>
    <w:rPr>
      <w:rFonts w:ascii="Aptos" w:eastAsia="맑은 고딕" w:hAnsi="Aptos"/>
      <w:i/>
      <w:iCs/>
      <w:color w:val="0F4761"/>
      <w:kern w:val="2"/>
      <w:szCs w:val="24"/>
      <w:lang w:eastAsia="ko-KR"/>
      <w14:ligatures w14:val="standardContextual"/>
    </w:rPr>
  </w:style>
  <w:style w:type="character" w:customStyle="1" w:styleId="IntenseReference1">
    <w:name w:val="Intense Reference1"/>
    <w:basedOn w:val="a2"/>
    <w:uiPriority w:val="32"/>
    <w:qFormat/>
    <w:rsid w:val="00B518E0"/>
    <w:rPr>
      <w:b/>
      <w:bCs/>
      <w:smallCaps/>
      <w:color w:val="0F4761"/>
      <w:spacing w:val="5"/>
    </w:rPr>
  </w:style>
  <w:style w:type="numbering" w:customStyle="1" w:styleId="NoList111">
    <w:name w:val="No List111"/>
    <w:next w:val="a4"/>
    <w:uiPriority w:val="99"/>
    <w:unhideWhenUsed/>
    <w:rsid w:val="00B518E0"/>
  </w:style>
  <w:style w:type="character" w:customStyle="1" w:styleId="TitleChar1">
    <w:name w:val="Title Char1"/>
    <w:basedOn w:val="a2"/>
    <w:rsid w:val="00B518E0"/>
    <w:rPr>
      <w:rFonts w:ascii="Cambria" w:eastAsia="맑은 고딕" w:hAnsi="Cambria" w:cs="Times New Roman"/>
      <w:spacing w:val="-10"/>
      <w:kern w:val="28"/>
      <w:sz w:val="56"/>
      <w:szCs w:val="56"/>
      <w:lang w:val="en-GB" w:eastAsia="en-US"/>
    </w:rPr>
  </w:style>
  <w:style w:type="character" w:customStyle="1" w:styleId="SubtitleChar1">
    <w:name w:val="Subtitle Char1"/>
    <w:basedOn w:val="a2"/>
    <w:rsid w:val="00B518E0"/>
    <w:rPr>
      <w:rFonts w:ascii="Calibri" w:eastAsia="맑은 고딕" w:hAnsi="Calibri" w:cs="Arial"/>
      <w:color w:val="5A5A5A"/>
      <w:spacing w:val="15"/>
      <w:sz w:val="22"/>
      <w:szCs w:val="22"/>
      <w:lang w:val="en-GB" w:eastAsia="en-US"/>
    </w:rPr>
  </w:style>
  <w:style w:type="character" w:customStyle="1" w:styleId="QuoteChar1">
    <w:name w:val="Quote Char1"/>
    <w:basedOn w:val="a2"/>
    <w:uiPriority w:val="99"/>
    <w:rsid w:val="00B518E0"/>
    <w:rPr>
      <w:rFonts w:ascii="Times New Roman" w:eastAsia="SimSun" w:hAnsi="Times New Roman" w:cs="Times New Roman"/>
      <w:i/>
      <w:iCs/>
      <w:color w:val="404040"/>
      <w:lang w:val="en-GB" w:eastAsia="en-US"/>
    </w:rPr>
  </w:style>
  <w:style w:type="character" w:customStyle="1" w:styleId="IntenseEmphasis2">
    <w:name w:val="Intense Emphasis2"/>
    <w:basedOn w:val="a2"/>
    <w:uiPriority w:val="21"/>
    <w:qFormat/>
    <w:rsid w:val="00B518E0"/>
    <w:rPr>
      <w:i/>
      <w:iCs/>
      <w:color w:val="4F81BD"/>
    </w:rPr>
  </w:style>
  <w:style w:type="character" w:customStyle="1" w:styleId="IntenseQuoteChar1">
    <w:name w:val="Intense Quote Char1"/>
    <w:basedOn w:val="a2"/>
    <w:uiPriority w:val="99"/>
    <w:rsid w:val="00B518E0"/>
    <w:rPr>
      <w:rFonts w:ascii="Times New Roman" w:eastAsia="SimSun" w:hAnsi="Times New Roman" w:cs="Times New Roman"/>
      <w:i/>
      <w:iCs/>
      <w:color w:val="4F81BD"/>
      <w:lang w:val="en-GB" w:eastAsia="en-US"/>
    </w:rPr>
  </w:style>
  <w:style w:type="character" w:customStyle="1" w:styleId="IntenseReference2">
    <w:name w:val="Intense Reference2"/>
    <w:basedOn w:val="a2"/>
    <w:uiPriority w:val="32"/>
    <w:qFormat/>
    <w:rsid w:val="00B518E0"/>
    <w:rPr>
      <w:b/>
      <w:bCs/>
      <w:smallCaps/>
      <w:color w:val="4F81BD"/>
      <w:spacing w:val="5"/>
    </w:rPr>
  </w:style>
  <w:style w:type="paragraph" w:customStyle="1" w:styleId="Default">
    <w:name w:val="Default"/>
    <w:rsid w:val="00B518E0"/>
    <w:pPr>
      <w:autoSpaceDE w:val="0"/>
      <w:autoSpaceDN w:val="0"/>
      <w:adjustRightInd w:val="0"/>
    </w:pPr>
    <w:rPr>
      <w:rFonts w:ascii="Arial" w:eastAsia="DengXian" w:hAnsi="Arial" w:cs="Arial"/>
      <w:color w:val="000000"/>
      <w:sz w:val="24"/>
      <w:szCs w:val="24"/>
      <w:lang w:val="en-GB"/>
    </w:rPr>
  </w:style>
  <w:style w:type="character" w:customStyle="1" w:styleId="1f5">
    <w:name w:val="明显强调1"/>
    <w:basedOn w:val="a2"/>
    <w:uiPriority w:val="21"/>
    <w:qFormat/>
    <w:rsid w:val="00B518E0"/>
    <w:rPr>
      <w:i/>
      <w:iCs/>
      <w:color w:val="4472C4"/>
    </w:rPr>
  </w:style>
  <w:style w:type="character" w:customStyle="1" w:styleId="1f6">
    <w:name w:val="明显参考1"/>
    <w:basedOn w:val="a2"/>
    <w:uiPriority w:val="32"/>
    <w:qFormat/>
    <w:rsid w:val="00B518E0"/>
    <w:rPr>
      <w:b/>
      <w:bCs/>
      <w:smallCaps/>
      <w:color w:val="4472C4"/>
      <w:spacing w:val="5"/>
    </w:rPr>
  </w:style>
  <w:style w:type="numbering" w:customStyle="1" w:styleId="NoList2">
    <w:name w:val="No List2"/>
    <w:next w:val="a4"/>
    <w:uiPriority w:val="99"/>
    <w:semiHidden/>
    <w:unhideWhenUsed/>
    <w:rsid w:val="00B518E0"/>
  </w:style>
  <w:style w:type="table" w:customStyle="1" w:styleId="TableGrid2">
    <w:name w:val="Table Grid2"/>
    <w:basedOn w:val="a3"/>
    <w:next w:val="af2"/>
    <w:rsid w:val="00B518E0"/>
    <w:rPr>
      <w:rFonts w:ascii="DengXian" w:eastAsia="DengXian" w:hAnsi="DengXian"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a4"/>
    <w:uiPriority w:val="99"/>
    <w:semiHidden/>
    <w:unhideWhenUsed/>
    <w:rsid w:val="00B518E0"/>
  </w:style>
  <w:style w:type="numbering" w:customStyle="1" w:styleId="NoList112">
    <w:name w:val="No List112"/>
    <w:next w:val="a4"/>
    <w:uiPriority w:val="99"/>
    <w:semiHidden/>
    <w:unhideWhenUsed/>
    <w:rsid w:val="00B518E0"/>
  </w:style>
  <w:style w:type="numbering" w:customStyle="1" w:styleId="NoList3">
    <w:name w:val="No List3"/>
    <w:next w:val="a4"/>
    <w:uiPriority w:val="99"/>
    <w:semiHidden/>
    <w:unhideWhenUsed/>
    <w:rsid w:val="00B518E0"/>
  </w:style>
  <w:style w:type="table" w:customStyle="1" w:styleId="xTableaupagedegarde1">
    <w:name w:val="x Tableau page de garde1"/>
    <w:basedOn w:val="a3"/>
    <w:next w:val="af2"/>
    <w:qFormat/>
    <w:rsid w:val="00B518E0"/>
    <w:rPr>
      <w:rFonts w:ascii="Times New Roman" w:eastAsiaTheme="minorEastAsia"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RCoverPageChar">
    <w:name w:val="CR Cover Page Char"/>
    <w:link w:val="CRCoverPage"/>
    <w:rsid w:val="00B518E0"/>
    <w:rPr>
      <w:rFonts w:ascii="Arial" w:eastAsia="MS Mincho" w:hAnsi="Arial"/>
      <w:lang w:val="en-GB" w:eastAsia="en-US"/>
    </w:rPr>
  </w:style>
  <w:style w:type="character" w:customStyle="1" w:styleId="1f7">
    <w:name w:val="批注文字 字符1"/>
    <w:uiPriority w:val="99"/>
    <w:rsid w:val="00B518E0"/>
    <w:rPr>
      <w:rFonts w:ascii="Times New Roman" w:hAnsi="Times New Roman"/>
      <w:lang w:val="en-GB"/>
    </w:rPr>
  </w:style>
  <w:style w:type="character" w:customStyle="1" w:styleId="B1Char">
    <w:name w:val="B1 Char"/>
    <w:qFormat/>
    <w:rsid w:val="00B518E0"/>
    <w:rPr>
      <w:rFonts w:ascii="Times New Roman" w:hAnsi="Times New Roman"/>
      <w:lang w:val="en-GB" w:eastAsia="en-US"/>
    </w:rPr>
  </w:style>
  <w:style w:type="character" w:customStyle="1" w:styleId="MTEquationSection">
    <w:name w:val="MTEquationSection"/>
    <w:rsid w:val="00B518E0"/>
    <w:rPr>
      <w:rFonts w:ascii="Arial" w:hAnsi="Arial"/>
      <w:vanish w:val="0"/>
      <w:color w:val="FF0000"/>
      <w:sz w:val="24"/>
    </w:rPr>
  </w:style>
  <w:style w:type="paragraph" w:customStyle="1" w:styleId="Bulletedo1">
    <w:name w:val="Bulleted o 1"/>
    <w:basedOn w:val="a1"/>
    <w:rsid w:val="00B518E0"/>
    <w:pPr>
      <w:numPr>
        <w:numId w:val="6"/>
      </w:numPr>
      <w:tabs>
        <w:tab w:val="clear" w:pos="360"/>
        <w:tab w:val="clear" w:pos="1134"/>
        <w:tab w:val="clear" w:pos="1871"/>
        <w:tab w:val="clear" w:pos="2268"/>
      </w:tabs>
      <w:spacing w:before="0" w:after="120"/>
      <w:ind w:left="0" w:firstLine="0"/>
    </w:pPr>
    <w:rPr>
      <w:rFonts w:eastAsia="SimSun"/>
      <w:sz w:val="20"/>
    </w:rPr>
  </w:style>
  <w:style w:type="paragraph" w:customStyle="1" w:styleId="text">
    <w:name w:val="text"/>
    <w:basedOn w:val="a1"/>
    <w:link w:val="textChar"/>
    <w:qFormat/>
    <w:rsid w:val="00B518E0"/>
    <w:pPr>
      <w:tabs>
        <w:tab w:val="clear" w:pos="1134"/>
        <w:tab w:val="clear" w:pos="1871"/>
        <w:tab w:val="clear" w:pos="2268"/>
      </w:tabs>
      <w:spacing w:before="0" w:after="240"/>
      <w:jc w:val="both"/>
    </w:pPr>
    <w:rPr>
      <w:rFonts w:eastAsia="SimSun"/>
      <w:lang w:val="en-US" w:eastAsia="zh-CN"/>
    </w:rPr>
  </w:style>
  <w:style w:type="paragraph" w:customStyle="1" w:styleId="00BodyText">
    <w:name w:val="00 BodyText"/>
    <w:basedOn w:val="a1"/>
    <w:rsid w:val="00B518E0"/>
    <w:pPr>
      <w:tabs>
        <w:tab w:val="clear" w:pos="1134"/>
        <w:tab w:val="clear" w:pos="1871"/>
        <w:tab w:val="clear" w:pos="2268"/>
      </w:tabs>
      <w:spacing w:before="0" w:after="220"/>
    </w:pPr>
    <w:rPr>
      <w:rFonts w:ascii="Arial" w:eastAsia="SimSun" w:hAnsi="Arial"/>
      <w:sz w:val="22"/>
      <w:lang w:val="en-US"/>
    </w:rPr>
  </w:style>
  <w:style w:type="paragraph" w:customStyle="1" w:styleId="11BodyText">
    <w:name w:val="11 BodyText"/>
    <w:basedOn w:val="a1"/>
    <w:rsid w:val="00B518E0"/>
    <w:pPr>
      <w:tabs>
        <w:tab w:val="clear" w:pos="1134"/>
        <w:tab w:val="clear" w:pos="1871"/>
        <w:tab w:val="clear" w:pos="2268"/>
      </w:tabs>
      <w:spacing w:before="0" w:after="220"/>
      <w:ind w:left="1298"/>
    </w:pPr>
    <w:rPr>
      <w:rFonts w:ascii="Arial" w:eastAsia="SimSun" w:hAnsi="Arial"/>
      <w:sz w:val="22"/>
      <w:lang w:val="en-US"/>
    </w:rPr>
  </w:style>
  <w:style w:type="paragraph" w:customStyle="1" w:styleId="table">
    <w:name w:val="table"/>
    <w:basedOn w:val="text"/>
    <w:next w:val="text"/>
    <w:rsid w:val="00B518E0"/>
  </w:style>
  <w:style w:type="paragraph" w:customStyle="1" w:styleId="bodyCharCharChar">
    <w:name w:val="body Char Char Char"/>
    <w:basedOn w:val="a1"/>
    <w:rsid w:val="00B518E0"/>
    <w:pPr>
      <w:tabs>
        <w:tab w:val="clear" w:pos="1134"/>
        <w:tab w:val="clear" w:pos="1871"/>
        <w:tab w:val="clear" w:pos="2268"/>
        <w:tab w:val="left" w:pos="2160"/>
      </w:tabs>
      <w:spacing w:after="120" w:line="280" w:lineRule="atLeast"/>
      <w:jc w:val="both"/>
    </w:pPr>
    <w:rPr>
      <w:rFonts w:ascii="New York" w:eastAsia="SimSun" w:hAnsi="New York"/>
      <w:lang w:val="en-US"/>
    </w:rPr>
  </w:style>
  <w:style w:type="paragraph" w:customStyle="1" w:styleId="body">
    <w:name w:val="body"/>
    <w:basedOn w:val="a1"/>
    <w:rsid w:val="00B518E0"/>
    <w:pPr>
      <w:tabs>
        <w:tab w:val="clear" w:pos="1134"/>
        <w:tab w:val="clear" w:pos="1871"/>
        <w:tab w:val="clear" w:pos="2268"/>
        <w:tab w:val="left" w:pos="2160"/>
      </w:tabs>
      <w:spacing w:after="120" w:line="280" w:lineRule="atLeast"/>
      <w:jc w:val="both"/>
    </w:pPr>
    <w:rPr>
      <w:rFonts w:ascii="New York" w:eastAsia="SimSun" w:hAnsi="New York"/>
      <w:lang w:val="en-US"/>
    </w:rPr>
  </w:style>
  <w:style w:type="character" w:customStyle="1" w:styleId="CharChar3">
    <w:name w:val="Char Char3"/>
    <w:rsid w:val="00B518E0"/>
    <w:rPr>
      <w:rFonts w:ascii="Arial" w:hAnsi="Arial"/>
      <w:sz w:val="36"/>
      <w:lang w:val="en-GB" w:eastAsia="en-US" w:bidi="ar-SA"/>
    </w:rPr>
  </w:style>
  <w:style w:type="character" w:customStyle="1" w:styleId="CharChar2">
    <w:name w:val="Char Char2"/>
    <w:rsid w:val="00B518E0"/>
    <w:rPr>
      <w:rFonts w:ascii="Arial" w:hAnsi="Arial"/>
      <w:sz w:val="32"/>
      <w:lang w:val="en-GB" w:eastAsia="en-US" w:bidi="ar-SA"/>
    </w:rPr>
  </w:style>
  <w:style w:type="character" w:customStyle="1" w:styleId="CharChar1">
    <w:name w:val="Char Char1"/>
    <w:rsid w:val="00B518E0"/>
    <w:rPr>
      <w:rFonts w:ascii="Arial" w:hAnsi="Arial"/>
      <w:sz w:val="28"/>
      <w:lang w:val="en-GB" w:eastAsia="en-US" w:bidi="ar-SA"/>
    </w:rPr>
  </w:style>
  <w:style w:type="character" w:customStyle="1" w:styleId="h4CharChar">
    <w:name w:val="h4 Char Char"/>
    <w:rsid w:val="00B518E0"/>
    <w:rPr>
      <w:rFonts w:ascii="Arial" w:hAnsi="Arial"/>
      <w:sz w:val="24"/>
      <w:lang w:val="en-GB" w:eastAsia="en-US" w:bidi="ar-SA"/>
    </w:rPr>
  </w:style>
  <w:style w:type="character" w:customStyle="1" w:styleId="CharChar">
    <w:name w:val="Char Char"/>
    <w:rsid w:val="00B518E0"/>
    <w:rPr>
      <w:rFonts w:ascii="Arial" w:hAnsi="Arial"/>
      <w:sz w:val="22"/>
      <w:lang w:val="en-GB" w:eastAsia="en-US" w:bidi="ar-SA"/>
    </w:rPr>
  </w:style>
  <w:style w:type="paragraph" w:customStyle="1" w:styleId="Reference">
    <w:name w:val="Reference"/>
    <w:basedOn w:val="EX"/>
    <w:rsid w:val="00B518E0"/>
    <w:pPr>
      <w:tabs>
        <w:tab w:val="num" w:pos="360"/>
      </w:tabs>
      <w:suppressAutoHyphens/>
      <w:overflowPunct w:val="0"/>
      <w:autoSpaceDE w:val="0"/>
      <w:spacing w:after="120"/>
      <w:ind w:left="0" w:firstLine="0"/>
      <w:textAlignment w:val="baseline"/>
    </w:pPr>
    <w:rPr>
      <w:rFonts w:eastAsia="SimSun"/>
      <w:lang w:eastAsia="ar-SA"/>
    </w:rPr>
  </w:style>
  <w:style w:type="table" w:styleId="-6">
    <w:name w:val="Dark List Accent 6"/>
    <w:basedOn w:val="a3"/>
    <w:uiPriority w:val="70"/>
    <w:rsid w:val="00B518E0"/>
    <w:rPr>
      <w:rFonts w:ascii="CG Times (WN)" w:eastAsia="SimSun" w:hAnsi="CG Times (WN)"/>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character" w:customStyle="1" w:styleId="PLChar">
    <w:name w:val="PL Char"/>
    <w:link w:val="PL"/>
    <w:rsid w:val="00B518E0"/>
    <w:rPr>
      <w:rFonts w:ascii="Courier New" w:eastAsiaTheme="minorEastAsia" w:hAnsi="Courier New"/>
      <w:sz w:val="16"/>
      <w:lang w:val="en-GB" w:eastAsia="en-US"/>
    </w:rPr>
  </w:style>
  <w:style w:type="character" w:customStyle="1" w:styleId="TALCar">
    <w:name w:val="TAL Car"/>
    <w:rsid w:val="00B518E0"/>
    <w:rPr>
      <w:rFonts w:ascii="Arial" w:hAnsi="Arial"/>
      <w:sz w:val="18"/>
      <w:lang w:val="en-GB"/>
    </w:rPr>
  </w:style>
  <w:style w:type="paragraph" w:customStyle="1" w:styleId="3GPPNormalText">
    <w:name w:val="3GPP Normal Text"/>
    <w:basedOn w:val="aff3"/>
    <w:link w:val="3GPPNormalTextChar"/>
    <w:qFormat/>
    <w:rsid w:val="00B518E0"/>
    <w:pPr>
      <w:spacing w:after="60"/>
      <w:jc w:val="both"/>
    </w:pPr>
    <w:rPr>
      <w:rFonts w:eastAsia="MS Mincho"/>
      <w:szCs w:val="24"/>
      <w:lang w:val="en-US"/>
    </w:rPr>
  </w:style>
  <w:style w:type="character" w:customStyle="1" w:styleId="3GPPNormalTextChar">
    <w:name w:val="3GPP Normal Text Char"/>
    <w:link w:val="3GPPNormalText"/>
    <w:rsid w:val="00B518E0"/>
    <w:rPr>
      <w:rFonts w:ascii="Times New Roman" w:eastAsia="MS Mincho" w:hAnsi="Times New Roman"/>
      <w:szCs w:val="24"/>
      <w:lang w:eastAsia="en-US"/>
    </w:rPr>
  </w:style>
  <w:style w:type="paragraph" w:customStyle="1" w:styleId="CharCharCharCharCharChar1CharChar">
    <w:name w:val="Char Char Char Char Char Char1 Char Char"/>
    <w:next w:val="a1"/>
    <w:semiHidden/>
    <w:rsid w:val="00B518E0"/>
    <w:pPr>
      <w:keepNext/>
      <w:tabs>
        <w:tab w:val="num" w:pos="720"/>
      </w:tabs>
      <w:autoSpaceDE w:val="0"/>
      <w:autoSpaceDN w:val="0"/>
      <w:adjustRightInd w:val="0"/>
      <w:ind w:left="720" w:hanging="360"/>
      <w:jc w:val="both"/>
    </w:pPr>
    <w:rPr>
      <w:rFonts w:ascii="Times New Roman" w:eastAsiaTheme="minorEastAsia" w:hAnsi="Times New Roman"/>
      <w:kern w:val="2"/>
      <w:lang w:val="en-GB"/>
    </w:rPr>
  </w:style>
  <w:style w:type="paragraph" w:customStyle="1" w:styleId="Text0">
    <w:name w:val="Text"/>
    <w:basedOn w:val="a1"/>
    <w:link w:val="TextChar0"/>
    <w:qFormat/>
    <w:rsid w:val="00B518E0"/>
    <w:pPr>
      <w:tabs>
        <w:tab w:val="clear" w:pos="1134"/>
        <w:tab w:val="clear" w:pos="1871"/>
        <w:tab w:val="clear" w:pos="2268"/>
      </w:tabs>
      <w:overflowPunct/>
      <w:autoSpaceDE/>
      <w:autoSpaceDN/>
      <w:adjustRightInd/>
      <w:spacing w:before="0"/>
      <w:textAlignment w:val="auto"/>
    </w:pPr>
    <w:rPr>
      <w:rFonts w:ascii="Times" w:hAnsi="Times"/>
      <w:sz w:val="20"/>
      <w:szCs w:val="24"/>
    </w:rPr>
  </w:style>
  <w:style w:type="character" w:customStyle="1" w:styleId="TextChar0">
    <w:name w:val="Text Char"/>
    <w:link w:val="Text0"/>
    <w:rsid w:val="00B518E0"/>
    <w:rPr>
      <w:rFonts w:ascii="Times" w:hAnsi="Times"/>
      <w:szCs w:val="24"/>
      <w:lang w:val="en-GB" w:eastAsia="en-US"/>
    </w:rPr>
  </w:style>
  <w:style w:type="character" w:customStyle="1" w:styleId="TFChar">
    <w:name w:val="TF Char"/>
    <w:link w:val="TF"/>
    <w:rsid w:val="00B518E0"/>
    <w:rPr>
      <w:rFonts w:ascii="Arial" w:eastAsiaTheme="minorEastAsia" w:hAnsi="Arial"/>
      <w:b/>
      <w:sz w:val="24"/>
      <w:lang w:val="en-GB" w:eastAsia="en-US"/>
    </w:rPr>
  </w:style>
  <w:style w:type="character" w:styleId="afff8">
    <w:name w:val="Emphasis"/>
    <w:aliases w:val="ECC HL italics"/>
    <w:uiPriority w:val="20"/>
    <w:qFormat/>
    <w:rsid w:val="00B518E0"/>
    <w:rPr>
      <w:i/>
      <w:iCs/>
    </w:rPr>
  </w:style>
  <w:style w:type="paragraph" w:customStyle="1" w:styleId="LGTdoc">
    <w:name w:val="LGTdoc_본문"/>
    <w:basedOn w:val="a1"/>
    <w:link w:val="LGTdocChar"/>
    <w:qFormat/>
    <w:rsid w:val="00B518E0"/>
    <w:pPr>
      <w:widowControl w:val="0"/>
      <w:tabs>
        <w:tab w:val="clear" w:pos="1134"/>
        <w:tab w:val="clear" w:pos="1871"/>
        <w:tab w:val="clear" w:pos="2268"/>
      </w:tabs>
      <w:overflowPunct/>
      <w:snapToGrid w:val="0"/>
      <w:spacing w:before="0" w:line="264" w:lineRule="auto"/>
      <w:jc w:val="both"/>
      <w:textAlignment w:val="auto"/>
    </w:pPr>
    <w:rPr>
      <w:kern w:val="2"/>
      <w:sz w:val="22"/>
      <w:szCs w:val="24"/>
      <w:lang w:eastAsia="ko-KR"/>
    </w:rPr>
  </w:style>
  <w:style w:type="paragraph" w:customStyle="1" w:styleId="3GPPBullets">
    <w:name w:val="3GPP Bullets"/>
    <w:basedOn w:val="3GPPNormalText"/>
    <w:link w:val="3GPPBulletsChar"/>
    <w:qFormat/>
    <w:rsid w:val="00B518E0"/>
    <w:pPr>
      <w:numPr>
        <w:numId w:val="8"/>
      </w:numPr>
      <w:ind w:left="0" w:firstLine="0"/>
      <w:contextualSpacing/>
    </w:pPr>
    <w:rPr>
      <w:i/>
    </w:rPr>
  </w:style>
  <w:style w:type="numbering" w:customStyle="1" w:styleId="3GPPListofBullets">
    <w:name w:val="3GPP List of Bullets"/>
    <w:rsid w:val="00B518E0"/>
    <w:pPr>
      <w:numPr>
        <w:numId w:val="7"/>
      </w:numPr>
    </w:pPr>
  </w:style>
  <w:style w:type="character" w:customStyle="1" w:styleId="3GPPBulletsChar">
    <w:name w:val="3GPP Bullets Char"/>
    <w:link w:val="3GPPBullets"/>
    <w:rsid w:val="00B518E0"/>
    <w:rPr>
      <w:rFonts w:ascii="Times New Roman" w:eastAsia="MS Mincho" w:hAnsi="Times New Roman"/>
      <w:i/>
      <w:szCs w:val="24"/>
      <w:lang w:eastAsia="en-US"/>
    </w:rPr>
  </w:style>
  <w:style w:type="character" w:customStyle="1" w:styleId="2c">
    <w:name w:val="列表段落 字符2"/>
    <w:aliases w:val="- Bullets 字符1,목록 단락 字符1,リスト段落 字符1,Lista1 字符1,?? ?? 字符1,????? 字符1,???? 字符1,列出段落1 字符1,中等深浅网格 1 - 着色 21 字符1,¥¡¡¡¡ì¬º¥¹¥È¶ÎÂä 字符1,ÁÐ³ö¶ÎÂä 字符1,列表段落1 字符1,—ño’i—Ž 字符1,¥ê¥¹¥È¶ÎÂä 字符1,1st level - Bullet List Paragraph 字符1,Lettre d'introduction 字符1"/>
    <w:uiPriority w:val="34"/>
    <w:qFormat/>
    <w:locked/>
    <w:rsid w:val="00B518E0"/>
    <w:rPr>
      <w:rFonts w:ascii="Calibri" w:eastAsia="Calibri" w:hAnsi="Calibri"/>
      <w:sz w:val="22"/>
      <w:szCs w:val="22"/>
      <w:lang w:val="en-US" w:eastAsia="en-US"/>
    </w:rPr>
  </w:style>
  <w:style w:type="paragraph" w:customStyle="1" w:styleId="N1">
    <w:name w:val="N1"/>
    <w:basedOn w:val="a1"/>
    <w:link w:val="N1Char"/>
    <w:qFormat/>
    <w:rsid w:val="00B518E0"/>
    <w:pPr>
      <w:tabs>
        <w:tab w:val="clear" w:pos="1134"/>
        <w:tab w:val="clear" w:pos="1871"/>
        <w:tab w:val="clear" w:pos="2268"/>
      </w:tabs>
      <w:overflowPunct/>
      <w:autoSpaceDE/>
      <w:autoSpaceDN/>
      <w:adjustRightInd/>
      <w:spacing w:before="0"/>
      <w:ind w:left="634"/>
      <w:textAlignment w:val="auto"/>
    </w:pPr>
    <w:rPr>
      <w:rFonts w:ascii="Calibri" w:eastAsia="MS Mincho" w:hAnsi="Calibri" w:cs="Calibri"/>
      <w:sz w:val="22"/>
      <w:szCs w:val="22"/>
      <w:lang w:val="en-US" w:eastAsia="ko-KR" w:bidi="hi-IN"/>
    </w:rPr>
  </w:style>
  <w:style w:type="character" w:customStyle="1" w:styleId="N1Char">
    <w:name w:val="N1 Char"/>
    <w:link w:val="N1"/>
    <w:rsid w:val="00B518E0"/>
    <w:rPr>
      <w:rFonts w:ascii="Calibri" w:eastAsia="MS Mincho" w:hAnsi="Calibri" w:cs="Calibri"/>
      <w:sz w:val="22"/>
      <w:szCs w:val="22"/>
      <w:lang w:eastAsia="ko-KR" w:bidi="hi-IN"/>
    </w:rPr>
  </w:style>
  <w:style w:type="paragraph" w:customStyle="1" w:styleId="NormalsmallspacingBold">
    <w:name w:val="Normal + small spacing + Bold"/>
    <w:basedOn w:val="a1"/>
    <w:rsid w:val="00B518E0"/>
    <w:pPr>
      <w:tabs>
        <w:tab w:val="clear" w:pos="1134"/>
        <w:tab w:val="clear" w:pos="1871"/>
        <w:tab w:val="clear" w:pos="2268"/>
      </w:tabs>
      <w:spacing w:before="40" w:after="40"/>
      <w:textAlignment w:val="auto"/>
    </w:pPr>
    <w:rPr>
      <w:rFonts w:eastAsiaTheme="minorEastAsia"/>
      <w:b/>
      <w:bCs/>
      <w:sz w:val="20"/>
    </w:rPr>
  </w:style>
  <w:style w:type="paragraph" w:customStyle="1" w:styleId="bullet">
    <w:name w:val="bullet"/>
    <w:basedOn w:val="af"/>
    <w:link w:val="bulletChar"/>
    <w:qFormat/>
    <w:rsid w:val="00B518E0"/>
    <w:pPr>
      <w:widowControl w:val="0"/>
      <w:numPr>
        <w:numId w:val="9"/>
      </w:numPr>
      <w:tabs>
        <w:tab w:val="clear" w:pos="1134"/>
        <w:tab w:val="clear" w:pos="1871"/>
        <w:tab w:val="clear" w:pos="2268"/>
      </w:tabs>
      <w:overflowPunct/>
      <w:autoSpaceDE/>
      <w:autoSpaceDN/>
      <w:adjustRightInd/>
      <w:spacing w:before="0" w:after="60"/>
      <w:ind w:leftChars="0" w:left="0" w:firstLine="0"/>
      <w:contextualSpacing/>
      <w:jc w:val="both"/>
      <w:textAlignment w:val="auto"/>
    </w:pPr>
    <w:rPr>
      <w:rFonts w:eastAsia="Times New Roman"/>
      <w:kern w:val="2"/>
      <w:sz w:val="20"/>
      <w:szCs w:val="24"/>
    </w:rPr>
  </w:style>
  <w:style w:type="character" w:customStyle="1" w:styleId="bulletChar">
    <w:name w:val="bullet Char"/>
    <w:link w:val="bullet"/>
    <w:rsid w:val="00B518E0"/>
    <w:rPr>
      <w:rFonts w:ascii="Times New Roman" w:eastAsia="Times New Roman" w:hAnsi="Times New Roman"/>
      <w:kern w:val="2"/>
      <w:szCs w:val="24"/>
      <w:lang w:val="en-GB" w:eastAsia="en-US"/>
    </w:rPr>
  </w:style>
  <w:style w:type="paragraph" w:customStyle="1" w:styleId="afff9">
    <w:name w:val="缺省文本"/>
    <w:basedOn w:val="a1"/>
    <w:rsid w:val="00B518E0"/>
    <w:pPr>
      <w:widowControl w:val="0"/>
      <w:tabs>
        <w:tab w:val="clear" w:pos="1134"/>
        <w:tab w:val="clear" w:pos="1871"/>
        <w:tab w:val="clear" w:pos="2268"/>
      </w:tabs>
      <w:overflowPunct/>
      <w:spacing w:before="0" w:line="360" w:lineRule="auto"/>
      <w:textAlignment w:val="auto"/>
    </w:pPr>
    <w:rPr>
      <w:rFonts w:eastAsia="SimSun"/>
      <w:sz w:val="21"/>
      <w:lang w:val="en-US" w:eastAsia="zh-CN"/>
    </w:rPr>
  </w:style>
  <w:style w:type="character" w:styleId="afffa">
    <w:name w:val="Strong"/>
    <w:uiPriority w:val="22"/>
    <w:qFormat/>
    <w:rsid w:val="00B518E0"/>
    <w:rPr>
      <w:b/>
      <w:bCs/>
    </w:rPr>
  </w:style>
  <w:style w:type="table" w:customStyle="1" w:styleId="TableGrid4">
    <w:name w:val="Table Grid4"/>
    <w:basedOn w:val="a3"/>
    <w:qFormat/>
    <w:rsid w:val="00B518E0"/>
    <w:pPr>
      <w:spacing w:after="160" w:line="259" w:lineRule="auto"/>
    </w:pPr>
    <w:rPr>
      <w:rFonts w:ascii="Calibri" w:eastAsia="DengXian" w:hAnsi="Calibri" w:cs="CG Times (W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2Char">
    <w:name w:val="B2 Char"/>
    <w:link w:val="B2"/>
    <w:qFormat/>
    <w:rsid w:val="00B518E0"/>
    <w:rPr>
      <w:rFonts w:ascii="Times New Roman" w:eastAsia="맑은 고딕" w:hAnsi="Times New Roman"/>
      <w:lang w:val="en-GB" w:eastAsia="en-US"/>
    </w:rPr>
  </w:style>
  <w:style w:type="character" w:customStyle="1" w:styleId="apple-converted-space">
    <w:name w:val="apple-converted-space"/>
    <w:qFormat/>
    <w:rsid w:val="00B518E0"/>
  </w:style>
  <w:style w:type="character" w:customStyle="1" w:styleId="B1Zchn">
    <w:name w:val="B1 Zchn"/>
    <w:qFormat/>
    <w:rsid w:val="00B518E0"/>
    <w:rPr>
      <w:lang w:eastAsia="en-US"/>
    </w:rPr>
  </w:style>
  <w:style w:type="paragraph" w:customStyle="1" w:styleId="textintend2">
    <w:name w:val="text intend 2"/>
    <w:basedOn w:val="text"/>
    <w:rsid w:val="00B518E0"/>
    <w:pPr>
      <w:numPr>
        <w:numId w:val="10"/>
      </w:numPr>
      <w:tabs>
        <w:tab w:val="clear" w:pos="1418"/>
        <w:tab w:val="num" w:pos="360"/>
        <w:tab w:val="num" w:pos="1209"/>
      </w:tabs>
      <w:spacing w:after="120"/>
      <w:ind w:left="0" w:firstLine="0"/>
    </w:pPr>
    <w:rPr>
      <w:rFonts w:eastAsia="MS Mincho"/>
      <w:lang w:eastAsia="en-GB"/>
    </w:rPr>
  </w:style>
  <w:style w:type="paragraph" w:customStyle="1" w:styleId="ComeBack">
    <w:name w:val="ComeBack"/>
    <w:basedOn w:val="a1"/>
    <w:next w:val="a1"/>
    <w:rsid w:val="00B518E0"/>
    <w:pPr>
      <w:numPr>
        <w:numId w:val="11"/>
      </w:numPr>
      <w:tabs>
        <w:tab w:val="clear" w:pos="1134"/>
        <w:tab w:val="clear" w:pos="1259"/>
        <w:tab w:val="clear" w:pos="1871"/>
        <w:tab w:val="clear" w:pos="2268"/>
      </w:tabs>
      <w:overflowPunct/>
      <w:autoSpaceDE/>
      <w:autoSpaceDN/>
      <w:adjustRightInd/>
      <w:spacing w:before="0"/>
      <w:ind w:left="0" w:firstLine="0"/>
      <w:textAlignment w:val="auto"/>
    </w:pPr>
    <w:rPr>
      <w:rFonts w:ascii="Arial" w:eastAsia="MS Mincho" w:hAnsi="Arial"/>
      <w:sz w:val="20"/>
      <w:szCs w:val="24"/>
      <w:lang w:eastAsia="en-GB"/>
    </w:rPr>
  </w:style>
  <w:style w:type="character" w:customStyle="1" w:styleId="B11">
    <w:name w:val="B1 (文字)"/>
    <w:qFormat/>
    <w:rsid w:val="00B518E0"/>
    <w:rPr>
      <w:rFonts w:ascii="Times New Roman" w:eastAsia="MS Mincho" w:hAnsi="Times New Roman" w:cs="Times New Roman"/>
      <w:kern w:val="0"/>
      <w:szCs w:val="20"/>
      <w:lang w:val="en-GB" w:eastAsia="en-US"/>
    </w:rPr>
  </w:style>
  <w:style w:type="character" w:customStyle="1" w:styleId="0MaintextChar">
    <w:name w:val="0 Main text Char"/>
    <w:link w:val="0Maintext"/>
    <w:qFormat/>
    <w:locked/>
    <w:rsid w:val="00B518E0"/>
    <w:rPr>
      <w:lang w:eastAsia="en-US"/>
    </w:rPr>
  </w:style>
  <w:style w:type="paragraph" w:customStyle="1" w:styleId="0Maintext">
    <w:name w:val="0 Main text"/>
    <w:basedOn w:val="a1"/>
    <w:link w:val="0MaintextChar"/>
    <w:qFormat/>
    <w:rsid w:val="00B518E0"/>
    <w:pPr>
      <w:tabs>
        <w:tab w:val="clear" w:pos="1134"/>
        <w:tab w:val="clear" w:pos="1871"/>
        <w:tab w:val="clear" w:pos="2268"/>
      </w:tabs>
      <w:overflowPunct/>
      <w:autoSpaceDE/>
      <w:autoSpaceDN/>
      <w:adjustRightInd/>
      <w:spacing w:before="0"/>
      <w:jc w:val="both"/>
      <w:textAlignment w:val="auto"/>
    </w:pPr>
    <w:rPr>
      <w:rFonts w:ascii="CG Times" w:hAnsi="CG Times"/>
      <w:sz w:val="20"/>
      <w:lang w:val="en-US"/>
    </w:rPr>
  </w:style>
  <w:style w:type="character" w:customStyle="1" w:styleId="text-only">
    <w:name w:val="text-only"/>
    <w:basedOn w:val="a2"/>
    <w:rsid w:val="00B518E0"/>
  </w:style>
  <w:style w:type="character" w:customStyle="1" w:styleId="Charf">
    <w:name w:val="목록 Char"/>
    <w:aliases w:val="l Char"/>
    <w:link w:val="aff2"/>
    <w:rsid w:val="00B518E0"/>
    <w:rPr>
      <w:rFonts w:ascii="Times New Roman" w:eastAsiaTheme="minorEastAsia" w:hAnsi="Times New Roman"/>
      <w:sz w:val="24"/>
      <w:lang w:val="en-GB" w:eastAsia="en-US"/>
    </w:rPr>
  </w:style>
  <w:style w:type="character" w:customStyle="1" w:styleId="Charf1">
    <w:name w:val="글머리 기호 Char"/>
    <w:aliases w:val="lb Char"/>
    <w:link w:val="aff5"/>
    <w:rsid w:val="00B518E0"/>
    <w:rPr>
      <w:rFonts w:ascii="Times New Roman" w:eastAsia="맑은 고딕" w:hAnsi="Times New Roman"/>
      <w:lang w:val="en-GB" w:eastAsia="en-US"/>
    </w:rPr>
  </w:style>
  <w:style w:type="character" w:customStyle="1" w:styleId="2Char1">
    <w:name w:val="글머리 기호 2 Char"/>
    <w:aliases w:val="lb2 Char"/>
    <w:link w:val="26"/>
    <w:rsid w:val="00B518E0"/>
    <w:rPr>
      <w:rFonts w:ascii="Times New Roman" w:eastAsia="맑은 고딕" w:hAnsi="Times New Roman"/>
      <w:lang w:val="en-GB" w:eastAsia="en-US"/>
    </w:rPr>
  </w:style>
  <w:style w:type="character" w:customStyle="1" w:styleId="3Char0">
    <w:name w:val="글머리 기호 3 Char"/>
    <w:aliases w:val="lb3 Char"/>
    <w:link w:val="36"/>
    <w:rsid w:val="00B518E0"/>
    <w:rPr>
      <w:rFonts w:ascii="Times New Roman" w:eastAsia="맑은 고딕" w:hAnsi="Times New Roman"/>
      <w:lang w:val="en-GB" w:eastAsia="en-US"/>
    </w:rPr>
  </w:style>
  <w:style w:type="character" w:customStyle="1" w:styleId="2Char0">
    <w:name w:val="목록 2 Char"/>
    <w:link w:val="24"/>
    <w:rsid w:val="00B518E0"/>
    <w:rPr>
      <w:rFonts w:ascii="Times New Roman" w:eastAsiaTheme="minorEastAsia" w:hAnsi="Times New Roman"/>
      <w:sz w:val="24"/>
      <w:lang w:val="en-GB" w:eastAsia="en-US"/>
    </w:rPr>
  </w:style>
  <w:style w:type="paragraph" w:customStyle="1" w:styleId="TabList">
    <w:name w:val="TabList"/>
    <w:basedOn w:val="a1"/>
    <w:rsid w:val="00B518E0"/>
    <w:pPr>
      <w:tabs>
        <w:tab w:val="clear" w:pos="1871"/>
        <w:tab w:val="clear" w:pos="2268"/>
      </w:tabs>
      <w:overflowPunct/>
      <w:autoSpaceDE/>
      <w:autoSpaceDN/>
      <w:adjustRightInd/>
      <w:spacing w:before="0"/>
      <w:textAlignment w:val="auto"/>
    </w:pPr>
    <w:rPr>
      <w:rFonts w:eastAsia="Times"/>
      <w:sz w:val="20"/>
    </w:rPr>
  </w:style>
  <w:style w:type="paragraph" w:customStyle="1" w:styleId="tabletext0">
    <w:name w:val="table text"/>
    <w:basedOn w:val="a1"/>
    <w:next w:val="table"/>
    <w:rsid w:val="00B518E0"/>
    <w:pPr>
      <w:tabs>
        <w:tab w:val="clear" w:pos="1134"/>
        <w:tab w:val="clear" w:pos="1871"/>
        <w:tab w:val="clear" w:pos="2268"/>
      </w:tabs>
      <w:overflowPunct/>
      <w:autoSpaceDE/>
      <w:autoSpaceDN/>
      <w:adjustRightInd/>
      <w:spacing w:before="0"/>
      <w:textAlignment w:val="auto"/>
    </w:pPr>
    <w:rPr>
      <w:rFonts w:eastAsia="Times"/>
      <w:i/>
      <w:sz w:val="20"/>
    </w:rPr>
  </w:style>
  <w:style w:type="paragraph" w:customStyle="1" w:styleId="HE">
    <w:name w:val="HE"/>
    <w:basedOn w:val="a1"/>
    <w:rsid w:val="00B518E0"/>
    <w:pPr>
      <w:tabs>
        <w:tab w:val="clear" w:pos="1134"/>
        <w:tab w:val="clear" w:pos="1871"/>
        <w:tab w:val="clear" w:pos="2268"/>
      </w:tabs>
      <w:overflowPunct/>
      <w:autoSpaceDE/>
      <w:autoSpaceDN/>
      <w:adjustRightInd/>
      <w:spacing w:before="0"/>
      <w:textAlignment w:val="auto"/>
    </w:pPr>
    <w:rPr>
      <w:rFonts w:eastAsia="Times"/>
      <w:b/>
      <w:sz w:val="20"/>
    </w:rPr>
  </w:style>
  <w:style w:type="paragraph" w:customStyle="1" w:styleId="berschrift1H1">
    <w:name w:val="Überschrift 1.H1"/>
    <w:basedOn w:val="a1"/>
    <w:next w:val="a1"/>
    <w:rsid w:val="00B518E0"/>
    <w:pPr>
      <w:keepNext/>
      <w:keepLines/>
      <w:pBdr>
        <w:top w:val="single" w:sz="12" w:space="3" w:color="auto"/>
      </w:pBdr>
      <w:tabs>
        <w:tab w:val="clear" w:pos="1134"/>
        <w:tab w:val="clear" w:pos="1871"/>
        <w:tab w:val="clear" w:pos="2268"/>
        <w:tab w:val="num" w:pos="735"/>
      </w:tabs>
      <w:overflowPunct/>
      <w:autoSpaceDE/>
      <w:autoSpaceDN/>
      <w:adjustRightInd/>
      <w:spacing w:before="240" w:after="180"/>
      <w:ind w:left="735" w:hanging="735"/>
      <w:textAlignment w:val="auto"/>
      <w:outlineLvl w:val="0"/>
    </w:pPr>
    <w:rPr>
      <w:rFonts w:ascii="Arial" w:eastAsia="Times" w:hAnsi="Arial"/>
      <w:sz w:val="36"/>
      <w:lang w:eastAsia="de-DE"/>
    </w:rPr>
  </w:style>
  <w:style w:type="paragraph" w:customStyle="1" w:styleId="CRfront">
    <w:name w:val="CR_front"/>
    <w:rsid w:val="00B518E0"/>
    <w:rPr>
      <w:rFonts w:ascii="Arial" w:eastAsia="MS Mincho" w:hAnsi="Arial"/>
      <w:lang w:val="en-GB" w:eastAsia="en-US"/>
    </w:rPr>
  </w:style>
  <w:style w:type="paragraph" w:customStyle="1" w:styleId="textintend1">
    <w:name w:val="text intend 1"/>
    <w:basedOn w:val="text"/>
    <w:rsid w:val="00B518E0"/>
    <w:pPr>
      <w:tabs>
        <w:tab w:val="num" w:pos="992"/>
      </w:tabs>
      <w:overflowPunct/>
      <w:autoSpaceDE/>
      <w:autoSpaceDN/>
      <w:adjustRightInd/>
      <w:spacing w:after="120"/>
      <w:ind w:left="992" w:hanging="425"/>
      <w:textAlignment w:val="auto"/>
    </w:pPr>
    <w:rPr>
      <w:rFonts w:eastAsia="Times"/>
      <w:lang w:eastAsia="en-US"/>
    </w:rPr>
  </w:style>
  <w:style w:type="paragraph" w:customStyle="1" w:styleId="textintend3">
    <w:name w:val="text intend 3"/>
    <w:basedOn w:val="text"/>
    <w:rsid w:val="00B518E0"/>
    <w:pPr>
      <w:tabs>
        <w:tab w:val="num" w:pos="1843"/>
      </w:tabs>
      <w:overflowPunct/>
      <w:autoSpaceDE/>
      <w:autoSpaceDN/>
      <w:adjustRightInd/>
      <w:spacing w:after="120"/>
      <w:ind w:left="1843" w:hanging="425"/>
      <w:textAlignment w:val="auto"/>
    </w:pPr>
    <w:rPr>
      <w:rFonts w:eastAsia="Times"/>
      <w:lang w:eastAsia="en-US"/>
    </w:rPr>
  </w:style>
  <w:style w:type="paragraph" w:customStyle="1" w:styleId="normalpuce">
    <w:name w:val="normal puce"/>
    <w:basedOn w:val="a1"/>
    <w:rsid w:val="00B518E0"/>
    <w:pPr>
      <w:widowControl w:val="0"/>
      <w:tabs>
        <w:tab w:val="clear" w:pos="1134"/>
        <w:tab w:val="clear" w:pos="1871"/>
        <w:tab w:val="clear" w:pos="2268"/>
        <w:tab w:val="num" w:pos="360"/>
      </w:tabs>
      <w:overflowPunct/>
      <w:autoSpaceDE/>
      <w:autoSpaceDN/>
      <w:adjustRightInd/>
      <w:spacing w:before="60" w:after="60"/>
      <w:ind w:left="360" w:hanging="360"/>
      <w:jc w:val="both"/>
      <w:textAlignment w:val="auto"/>
    </w:pPr>
    <w:rPr>
      <w:rFonts w:eastAsia="Times"/>
      <w:sz w:val="20"/>
    </w:rPr>
  </w:style>
  <w:style w:type="paragraph" w:customStyle="1" w:styleId="para">
    <w:name w:val="para"/>
    <w:basedOn w:val="a1"/>
    <w:rsid w:val="00B518E0"/>
    <w:pPr>
      <w:tabs>
        <w:tab w:val="clear" w:pos="1134"/>
        <w:tab w:val="clear" w:pos="1871"/>
        <w:tab w:val="clear" w:pos="2268"/>
      </w:tabs>
      <w:overflowPunct/>
      <w:autoSpaceDE/>
      <w:autoSpaceDN/>
      <w:adjustRightInd/>
      <w:spacing w:before="0" w:after="240"/>
      <w:jc w:val="both"/>
      <w:textAlignment w:val="auto"/>
    </w:pPr>
    <w:rPr>
      <w:rFonts w:ascii="Helvetica" w:eastAsia="Times" w:hAnsi="Helvetica"/>
      <w:sz w:val="20"/>
    </w:rPr>
  </w:style>
  <w:style w:type="paragraph" w:customStyle="1" w:styleId="List1">
    <w:name w:val="List1"/>
    <w:basedOn w:val="a1"/>
    <w:rsid w:val="00B518E0"/>
    <w:pPr>
      <w:tabs>
        <w:tab w:val="clear" w:pos="1134"/>
        <w:tab w:val="clear" w:pos="1871"/>
        <w:tab w:val="clear" w:pos="2268"/>
      </w:tabs>
      <w:overflowPunct/>
      <w:autoSpaceDE/>
      <w:autoSpaceDN/>
      <w:adjustRightInd/>
      <w:spacing w:line="280" w:lineRule="atLeast"/>
      <w:ind w:left="360" w:hanging="360"/>
      <w:jc w:val="both"/>
      <w:textAlignment w:val="auto"/>
    </w:pPr>
    <w:rPr>
      <w:rFonts w:ascii="Bookman" w:eastAsia="Times" w:hAnsi="Bookman"/>
      <w:sz w:val="20"/>
      <w:lang w:val="en-US"/>
    </w:rPr>
  </w:style>
  <w:style w:type="paragraph" w:customStyle="1" w:styleId="TdocText">
    <w:name w:val="Tdoc_Text"/>
    <w:basedOn w:val="a1"/>
    <w:rsid w:val="00B518E0"/>
    <w:pPr>
      <w:tabs>
        <w:tab w:val="clear" w:pos="1134"/>
        <w:tab w:val="clear" w:pos="1871"/>
        <w:tab w:val="clear" w:pos="2268"/>
      </w:tabs>
      <w:overflowPunct/>
      <w:autoSpaceDE/>
      <w:autoSpaceDN/>
      <w:adjustRightInd/>
      <w:jc w:val="both"/>
      <w:textAlignment w:val="auto"/>
    </w:pPr>
    <w:rPr>
      <w:rFonts w:eastAsia="Times"/>
      <w:sz w:val="20"/>
      <w:lang w:val="en-US"/>
    </w:rPr>
  </w:style>
  <w:style w:type="paragraph" w:customStyle="1" w:styleId="centered">
    <w:name w:val="centered"/>
    <w:basedOn w:val="a1"/>
    <w:rsid w:val="00B518E0"/>
    <w:pPr>
      <w:widowControl w:val="0"/>
      <w:tabs>
        <w:tab w:val="clear" w:pos="1134"/>
        <w:tab w:val="clear" w:pos="1871"/>
        <w:tab w:val="clear" w:pos="2268"/>
      </w:tabs>
      <w:overflowPunct/>
      <w:autoSpaceDE/>
      <w:autoSpaceDN/>
      <w:adjustRightInd/>
      <w:spacing w:line="280" w:lineRule="atLeast"/>
      <w:jc w:val="center"/>
      <w:textAlignment w:val="auto"/>
    </w:pPr>
    <w:rPr>
      <w:rFonts w:ascii="Bookman" w:eastAsia="Times" w:hAnsi="Bookman"/>
      <w:sz w:val="20"/>
      <w:lang w:val="en-US"/>
    </w:rPr>
  </w:style>
  <w:style w:type="character" w:customStyle="1" w:styleId="superscript">
    <w:name w:val="superscript"/>
    <w:rsid w:val="00B518E0"/>
    <w:rPr>
      <w:rFonts w:ascii="Bookman" w:hAnsi="Bookman"/>
      <w:position w:val="6"/>
      <w:sz w:val="18"/>
    </w:rPr>
  </w:style>
  <w:style w:type="character" w:customStyle="1" w:styleId="NOChar">
    <w:name w:val="NO Char"/>
    <w:link w:val="NO"/>
    <w:rsid w:val="00B518E0"/>
    <w:rPr>
      <w:rFonts w:ascii="Times New Roman" w:eastAsiaTheme="minorEastAsia" w:hAnsi="Times New Roman"/>
      <w:lang w:val="en-GB" w:eastAsia="en-US"/>
    </w:rPr>
  </w:style>
  <w:style w:type="paragraph" w:customStyle="1" w:styleId="ZchnZchn">
    <w:name w:val="Zchn Zchn"/>
    <w:semiHidden/>
    <w:rsid w:val="00B518E0"/>
    <w:pPr>
      <w:keepNext/>
      <w:numPr>
        <w:numId w:val="12"/>
      </w:numPr>
      <w:tabs>
        <w:tab w:val="clear" w:pos="851"/>
      </w:tabs>
      <w:autoSpaceDE w:val="0"/>
      <w:autoSpaceDN w:val="0"/>
      <w:adjustRightInd w:val="0"/>
      <w:spacing w:before="60" w:after="60"/>
      <w:ind w:left="0" w:firstLine="0"/>
      <w:jc w:val="both"/>
    </w:pPr>
    <w:rPr>
      <w:rFonts w:ascii="Arial" w:eastAsia="SimSun" w:hAnsi="Arial" w:cs="Arial"/>
      <w:color w:val="0000FF"/>
      <w:kern w:val="2"/>
    </w:rPr>
  </w:style>
  <w:style w:type="character" w:customStyle="1" w:styleId="NOChar1">
    <w:name w:val="NO Char1"/>
    <w:rsid w:val="00B518E0"/>
    <w:rPr>
      <w:rFonts w:eastAsia="MS Mincho"/>
      <w:lang w:val="en-GB" w:eastAsia="en-US" w:bidi="ar-SA"/>
    </w:rPr>
  </w:style>
  <w:style w:type="paragraph" w:customStyle="1" w:styleId="TableText1">
    <w:name w:val="TableText"/>
    <w:basedOn w:val="affa"/>
    <w:rsid w:val="00B518E0"/>
    <w:pPr>
      <w:keepNext/>
      <w:keepLines/>
      <w:overflowPunct w:val="0"/>
      <w:autoSpaceDE w:val="0"/>
      <w:autoSpaceDN w:val="0"/>
      <w:adjustRightInd w:val="0"/>
      <w:spacing w:after="180"/>
      <w:ind w:left="0"/>
      <w:jc w:val="center"/>
      <w:textAlignment w:val="baseline"/>
    </w:pPr>
    <w:rPr>
      <w:rFonts w:eastAsia="Times"/>
      <w:snapToGrid w:val="0"/>
      <w:kern w:val="2"/>
    </w:rPr>
  </w:style>
  <w:style w:type="character" w:customStyle="1" w:styleId="msoins0">
    <w:name w:val="msoins"/>
    <w:basedOn w:val="a2"/>
    <w:rsid w:val="00B518E0"/>
  </w:style>
  <w:style w:type="paragraph" w:customStyle="1" w:styleId="B1">
    <w:name w:val="B1+"/>
    <w:basedOn w:val="B10"/>
    <w:rsid w:val="00B518E0"/>
    <w:pPr>
      <w:widowControl/>
      <w:numPr>
        <w:numId w:val="13"/>
      </w:numPr>
      <w:tabs>
        <w:tab w:val="clear" w:pos="737"/>
        <w:tab w:val="clear" w:pos="794"/>
        <w:tab w:val="clear" w:pos="1191"/>
        <w:tab w:val="clear" w:pos="1588"/>
        <w:tab w:val="clear" w:pos="1985"/>
      </w:tabs>
      <w:overflowPunct w:val="0"/>
      <w:autoSpaceDE w:val="0"/>
      <w:autoSpaceDN w:val="0"/>
      <w:adjustRightInd w:val="0"/>
      <w:spacing w:after="180"/>
      <w:ind w:left="0" w:firstLine="0"/>
      <w:jc w:val="both"/>
      <w:textAlignment w:val="baseline"/>
    </w:pPr>
    <w:rPr>
      <w:rFonts w:ascii="Tms Rmn" w:eastAsia="DengXian" w:hAnsi="Tms Rmn"/>
      <w:kern w:val="0"/>
      <w:sz w:val="22"/>
      <w:szCs w:val="20"/>
      <w:lang w:val="en-GB"/>
    </w:rPr>
  </w:style>
  <w:style w:type="paragraph" w:customStyle="1" w:styleId="CharCharCharChar1">
    <w:name w:val="Char Char Char Char1"/>
    <w:semiHidden/>
    <w:rsid w:val="00B518E0"/>
    <w:pPr>
      <w:keepNext/>
      <w:tabs>
        <w:tab w:val="num" w:pos="851"/>
      </w:tabs>
      <w:autoSpaceDE w:val="0"/>
      <w:autoSpaceDN w:val="0"/>
      <w:adjustRightInd w:val="0"/>
      <w:spacing w:before="60" w:after="60"/>
      <w:ind w:left="851" w:hanging="851"/>
      <w:jc w:val="both"/>
    </w:pPr>
    <w:rPr>
      <w:rFonts w:ascii="Arial" w:eastAsia="SimSun" w:hAnsi="Arial" w:cs="Arial"/>
      <w:color w:val="0000FF"/>
      <w:kern w:val="2"/>
    </w:rPr>
  </w:style>
  <w:style w:type="paragraph" w:customStyle="1" w:styleId="Doc-text2">
    <w:name w:val="Doc-text2"/>
    <w:basedOn w:val="a1"/>
    <w:link w:val="Doc-text2Char"/>
    <w:qFormat/>
    <w:rsid w:val="00B518E0"/>
    <w:pPr>
      <w:tabs>
        <w:tab w:val="clear" w:pos="1134"/>
        <w:tab w:val="clear" w:pos="1871"/>
        <w:tab w:val="clear" w:pos="2268"/>
        <w:tab w:val="left" w:pos="1622"/>
      </w:tabs>
      <w:overflowPunct/>
      <w:autoSpaceDE/>
      <w:autoSpaceDN/>
      <w:adjustRightInd/>
      <w:spacing w:before="0"/>
      <w:ind w:left="1622" w:hanging="363"/>
      <w:textAlignment w:val="auto"/>
    </w:pPr>
    <w:rPr>
      <w:rFonts w:ascii="Arial" w:eastAsia="Times" w:hAnsi="Arial"/>
      <w:sz w:val="20"/>
      <w:szCs w:val="24"/>
      <w:lang w:eastAsia="en-GB"/>
    </w:rPr>
  </w:style>
  <w:style w:type="character" w:customStyle="1" w:styleId="Doc-text2Char">
    <w:name w:val="Doc-text2 Char"/>
    <w:link w:val="Doc-text2"/>
    <w:rsid w:val="00B518E0"/>
    <w:rPr>
      <w:rFonts w:ascii="Arial" w:eastAsia="Times" w:hAnsi="Arial"/>
      <w:szCs w:val="24"/>
      <w:lang w:val="en-GB" w:eastAsia="en-GB"/>
    </w:rPr>
  </w:style>
  <w:style w:type="character" w:customStyle="1" w:styleId="LGTdocChar">
    <w:name w:val="LGTdoc_본문 Char"/>
    <w:link w:val="LGTdoc"/>
    <w:qFormat/>
    <w:rsid w:val="00B518E0"/>
    <w:rPr>
      <w:rFonts w:ascii="Times New Roman" w:hAnsi="Times New Roman"/>
      <w:kern w:val="2"/>
      <w:sz w:val="22"/>
      <w:szCs w:val="24"/>
      <w:lang w:val="en-GB" w:eastAsia="ko-KR"/>
    </w:rPr>
  </w:style>
  <w:style w:type="character" w:customStyle="1" w:styleId="textblue2">
    <w:name w:val="text_blue2"/>
    <w:basedOn w:val="a2"/>
    <w:rsid w:val="00B518E0"/>
  </w:style>
  <w:style w:type="paragraph" w:customStyle="1" w:styleId="RAN1bullet1">
    <w:name w:val="RAN1 bullet1"/>
    <w:basedOn w:val="a1"/>
    <w:link w:val="RAN1bullet1Char"/>
    <w:qFormat/>
    <w:rsid w:val="00B518E0"/>
    <w:pPr>
      <w:tabs>
        <w:tab w:val="clear" w:pos="1134"/>
        <w:tab w:val="clear" w:pos="1871"/>
        <w:tab w:val="clear" w:pos="2268"/>
      </w:tabs>
      <w:overflowPunct/>
      <w:autoSpaceDE/>
      <w:autoSpaceDN/>
      <w:adjustRightInd/>
      <w:spacing w:before="0"/>
      <w:textAlignment w:val="auto"/>
    </w:pPr>
    <w:rPr>
      <w:rFonts w:ascii="Times" w:hAnsi="Times"/>
      <w:sz w:val="20"/>
      <w:szCs w:val="24"/>
      <w:lang w:eastAsia="x-none"/>
    </w:rPr>
  </w:style>
  <w:style w:type="paragraph" w:customStyle="1" w:styleId="RAN1bullet2">
    <w:name w:val="RAN1 bullet2"/>
    <w:basedOn w:val="a1"/>
    <w:link w:val="RAN1bullet2Char"/>
    <w:qFormat/>
    <w:rsid w:val="00B518E0"/>
    <w:pPr>
      <w:numPr>
        <w:ilvl w:val="1"/>
        <w:numId w:val="14"/>
      </w:numPr>
      <w:tabs>
        <w:tab w:val="clear" w:pos="1134"/>
        <w:tab w:val="clear" w:pos="1871"/>
        <w:tab w:val="clear" w:pos="2268"/>
        <w:tab w:val="left" w:pos="1440"/>
      </w:tabs>
      <w:overflowPunct/>
      <w:autoSpaceDE/>
      <w:autoSpaceDN/>
      <w:adjustRightInd/>
      <w:spacing w:before="0"/>
      <w:ind w:left="0" w:firstLine="0"/>
      <w:textAlignment w:val="auto"/>
    </w:pPr>
    <w:rPr>
      <w:rFonts w:ascii="Times" w:hAnsi="Times"/>
      <w:sz w:val="20"/>
      <w:lang w:val="en-US"/>
    </w:rPr>
  </w:style>
  <w:style w:type="character" w:customStyle="1" w:styleId="RAN1bullet1Char">
    <w:name w:val="RAN1 bullet1 Char"/>
    <w:link w:val="RAN1bullet1"/>
    <w:rsid w:val="00B518E0"/>
    <w:rPr>
      <w:rFonts w:ascii="Times" w:hAnsi="Times"/>
      <w:szCs w:val="24"/>
      <w:lang w:val="en-GB" w:eastAsia="x-none"/>
    </w:rPr>
  </w:style>
  <w:style w:type="character" w:customStyle="1" w:styleId="RAN1bullet2Char">
    <w:name w:val="RAN1 bullet2 Char"/>
    <w:link w:val="RAN1bullet2"/>
    <w:rsid w:val="00B518E0"/>
    <w:rPr>
      <w:rFonts w:ascii="Times" w:hAnsi="Times"/>
      <w:lang w:eastAsia="en-US"/>
    </w:rPr>
  </w:style>
  <w:style w:type="paragraph" w:customStyle="1" w:styleId="2222">
    <w:name w:val="스타일 스타일 스타일 스타일 양쪽 첫 줄:  2 글자 + 첫 줄:  2 글자 + 첫 줄:  2 글자 + 첫 줄:  2..."/>
    <w:basedOn w:val="a1"/>
    <w:link w:val="2222Char"/>
    <w:rsid w:val="00B518E0"/>
    <w:pPr>
      <w:tabs>
        <w:tab w:val="clear" w:pos="1134"/>
        <w:tab w:val="clear" w:pos="1871"/>
        <w:tab w:val="clear" w:pos="2268"/>
      </w:tabs>
      <w:overflowPunct/>
      <w:autoSpaceDE/>
      <w:autoSpaceDN/>
      <w:adjustRightInd/>
      <w:spacing w:before="0" w:after="180" w:line="336" w:lineRule="auto"/>
      <w:ind w:firstLineChars="200" w:firstLine="200"/>
      <w:jc w:val="both"/>
      <w:textAlignment w:val="auto"/>
    </w:pPr>
    <w:rPr>
      <w:rFonts w:eastAsia="맑은 고딕" w:cs="바탕"/>
      <w:sz w:val="20"/>
    </w:rPr>
  </w:style>
  <w:style w:type="character" w:customStyle="1" w:styleId="2222Char">
    <w:name w:val="스타일 스타일 스타일 스타일 양쪽 첫 줄:  2 글자 + 첫 줄:  2 글자 + 첫 줄:  2 글자 + 첫 줄:  2... Char"/>
    <w:link w:val="2222"/>
    <w:rsid w:val="00B518E0"/>
    <w:rPr>
      <w:rFonts w:ascii="Times New Roman" w:eastAsia="맑은 고딕" w:hAnsi="Times New Roman" w:cs="바탕"/>
      <w:lang w:val="en-GB" w:eastAsia="en-US"/>
    </w:rPr>
  </w:style>
  <w:style w:type="character" w:customStyle="1" w:styleId="textChar">
    <w:name w:val="text Char"/>
    <w:link w:val="text"/>
    <w:rsid w:val="00B518E0"/>
    <w:rPr>
      <w:rFonts w:ascii="Times New Roman" w:eastAsia="SimSun" w:hAnsi="Times New Roman"/>
      <w:sz w:val="24"/>
    </w:rPr>
  </w:style>
  <w:style w:type="paragraph" w:customStyle="1" w:styleId="bullet1">
    <w:name w:val="bullet1"/>
    <w:basedOn w:val="text"/>
    <w:link w:val="bullet1Char"/>
    <w:qFormat/>
    <w:rsid w:val="00B518E0"/>
    <w:pPr>
      <w:numPr>
        <w:numId w:val="15"/>
      </w:numPr>
      <w:overflowPunct/>
      <w:autoSpaceDE/>
      <w:autoSpaceDN/>
      <w:adjustRightInd/>
      <w:spacing w:after="0"/>
      <w:ind w:left="0" w:firstLine="0"/>
      <w:jc w:val="left"/>
      <w:textAlignment w:val="auto"/>
    </w:pPr>
    <w:rPr>
      <w:rFonts w:ascii="Calibri" w:eastAsia="Times New Roman" w:hAnsi="Calibri"/>
      <w:kern w:val="2"/>
      <w:szCs w:val="24"/>
      <w:lang w:val="en-GB"/>
    </w:rPr>
  </w:style>
  <w:style w:type="paragraph" w:customStyle="1" w:styleId="bullet2">
    <w:name w:val="bullet2"/>
    <w:basedOn w:val="text"/>
    <w:qFormat/>
    <w:rsid w:val="00B518E0"/>
    <w:pPr>
      <w:numPr>
        <w:ilvl w:val="1"/>
        <w:numId w:val="15"/>
      </w:numPr>
      <w:tabs>
        <w:tab w:val="num" w:pos="360"/>
        <w:tab w:val="num" w:pos="1440"/>
      </w:tabs>
      <w:overflowPunct/>
      <w:autoSpaceDE/>
      <w:autoSpaceDN/>
      <w:adjustRightInd/>
      <w:spacing w:after="0"/>
      <w:ind w:left="0" w:firstLine="0"/>
      <w:jc w:val="left"/>
      <w:textAlignment w:val="auto"/>
    </w:pPr>
    <w:rPr>
      <w:rFonts w:ascii="Times" w:hAnsi="Times"/>
      <w:kern w:val="2"/>
      <w:szCs w:val="24"/>
      <w:lang w:val="en-GB"/>
    </w:rPr>
  </w:style>
  <w:style w:type="character" w:customStyle="1" w:styleId="bullet1Char">
    <w:name w:val="bullet1 Char"/>
    <w:link w:val="bullet1"/>
    <w:rsid w:val="00B518E0"/>
    <w:rPr>
      <w:rFonts w:ascii="Calibri" w:eastAsia="Times New Roman" w:hAnsi="Calibri"/>
      <w:kern w:val="2"/>
      <w:sz w:val="24"/>
      <w:szCs w:val="24"/>
      <w:lang w:val="en-GB"/>
    </w:rPr>
  </w:style>
  <w:style w:type="paragraph" w:customStyle="1" w:styleId="bullet3">
    <w:name w:val="bullet3"/>
    <w:basedOn w:val="text"/>
    <w:qFormat/>
    <w:rsid w:val="00B518E0"/>
    <w:pPr>
      <w:numPr>
        <w:ilvl w:val="2"/>
        <w:numId w:val="15"/>
      </w:numPr>
      <w:tabs>
        <w:tab w:val="num" w:pos="360"/>
        <w:tab w:val="num" w:pos="2160"/>
      </w:tabs>
      <w:overflowPunct/>
      <w:autoSpaceDE/>
      <w:autoSpaceDN/>
      <w:adjustRightInd/>
      <w:spacing w:after="0"/>
      <w:ind w:left="0" w:firstLine="0"/>
      <w:jc w:val="left"/>
      <w:textAlignment w:val="auto"/>
    </w:pPr>
    <w:rPr>
      <w:rFonts w:ascii="Times" w:eastAsia="바탕" w:hAnsi="Times"/>
      <w:sz w:val="20"/>
      <w:szCs w:val="24"/>
      <w:lang w:val="en-GB" w:eastAsia="en-US"/>
    </w:rPr>
  </w:style>
  <w:style w:type="paragraph" w:customStyle="1" w:styleId="bullet4">
    <w:name w:val="bullet4"/>
    <w:basedOn w:val="text"/>
    <w:qFormat/>
    <w:rsid w:val="00B518E0"/>
    <w:pPr>
      <w:numPr>
        <w:ilvl w:val="3"/>
        <w:numId w:val="15"/>
      </w:numPr>
      <w:tabs>
        <w:tab w:val="num" w:pos="360"/>
        <w:tab w:val="num" w:pos="2880"/>
      </w:tabs>
      <w:overflowPunct/>
      <w:autoSpaceDE/>
      <w:autoSpaceDN/>
      <w:adjustRightInd/>
      <w:spacing w:after="0"/>
      <w:ind w:left="0" w:firstLine="0"/>
      <w:jc w:val="left"/>
      <w:textAlignment w:val="auto"/>
    </w:pPr>
    <w:rPr>
      <w:rFonts w:ascii="Times" w:eastAsia="바탕" w:hAnsi="Times"/>
      <w:sz w:val="20"/>
      <w:szCs w:val="24"/>
      <w:lang w:val="en-GB" w:eastAsia="en-US"/>
    </w:rPr>
  </w:style>
  <w:style w:type="paragraph" w:customStyle="1" w:styleId="3GPPAgreements">
    <w:name w:val="3GPP Agreements"/>
    <w:basedOn w:val="a1"/>
    <w:link w:val="3GPPAgreementsChar"/>
    <w:qFormat/>
    <w:rsid w:val="00B518E0"/>
    <w:pPr>
      <w:numPr>
        <w:numId w:val="16"/>
      </w:numPr>
      <w:tabs>
        <w:tab w:val="clear" w:pos="1134"/>
        <w:tab w:val="clear" w:pos="1871"/>
        <w:tab w:val="clear" w:pos="2268"/>
      </w:tabs>
      <w:spacing w:before="60" w:after="60"/>
      <w:ind w:left="0" w:firstLine="0"/>
      <w:jc w:val="both"/>
    </w:pPr>
    <w:rPr>
      <w:rFonts w:eastAsiaTheme="minorEastAsia"/>
      <w:sz w:val="22"/>
      <w:lang w:val="en-US" w:eastAsia="zh-CN"/>
    </w:rPr>
  </w:style>
  <w:style w:type="character" w:customStyle="1" w:styleId="3GPPAgreementsChar">
    <w:name w:val="3GPP Agreements Char"/>
    <w:link w:val="3GPPAgreements"/>
    <w:rsid w:val="00B518E0"/>
    <w:rPr>
      <w:rFonts w:ascii="Times New Roman" w:eastAsiaTheme="minorEastAsia" w:hAnsi="Times New Roman"/>
      <w:sz w:val="22"/>
    </w:rPr>
  </w:style>
  <w:style w:type="table" w:customStyle="1" w:styleId="TableGrid11">
    <w:name w:val="Table Grid11"/>
    <w:basedOn w:val="a3"/>
    <w:next w:val="af2"/>
    <w:uiPriority w:val="39"/>
    <w:qFormat/>
    <w:rsid w:val="00B518E0"/>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next w:val="af2"/>
    <w:rsid w:val="00B518E0"/>
    <w:pPr>
      <w:spacing w:after="180"/>
    </w:pPr>
    <w:rPr>
      <w:rFonts w:ascii="Tms Rmn" w:eastAsia="MS Mincho" w:hAnsi="Tms Rm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表格题注"/>
    <w:next w:val="a1"/>
    <w:rsid w:val="00B518E0"/>
    <w:pPr>
      <w:keepLines/>
      <w:numPr>
        <w:ilvl w:val="8"/>
        <w:numId w:val="17"/>
      </w:numPr>
      <w:spacing w:beforeLines="100"/>
      <w:jc w:val="center"/>
    </w:pPr>
    <w:rPr>
      <w:rFonts w:ascii="Arial" w:eastAsia="SimSun" w:hAnsi="Arial"/>
      <w:sz w:val="18"/>
      <w:szCs w:val="18"/>
    </w:rPr>
  </w:style>
  <w:style w:type="paragraph" w:customStyle="1" w:styleId="afffb">
    <w:name w:val="表格文本"/>
    <w:rsid w:val="00B518E0"/>
    <w:pPr>
      <w:tabs>
        <w:tab w:val="decimal" w:pos="0"/>
      </w:tabs>
    </w:pPr>
    <w:rPr>
      <w:rFonts w:ascii="Arial" w:eastAsia="SimSun" w:hAnsi="Arial"/>
      <w:noProof/>
      <w:sz w:val="21"/>
      <w:szCs w:val="21"/>
    </w:rPr>
  </w:style>
  <w:style w:type="paragraph" w:customStyle="1" w:styleId="afffc">
    <w:name w:val="表头文本"/>
    <w:rsid w:val="00B518E0"/>
    <w:pPr>
      <w:jc w:val="center"/>
    </w:pPr>
    <w:rPr>
      <w:rFonts w:ascii="Arial" w:eastAsia="SimSun" w:hAnsi="Arial"/>
      <w:b/>
      <w:sz w:val="21"/>
      <w:szCs w:val="21"/>
    </w:rPr>
  </w:style>
  <w:style w:type="table" w:customStyle="1" w:styleId="afffd">
    <w:name w:val="表样式"/>
    <w:basedOn w:val="a3"/>
    <w:rsid w:val="00B518E0"/>
    <w:pPr>
      <w:jc w:val="both"/>
    </w:pPr>
    <w:rPr>
      <w:rFonts w:ascii="Times New Roman" w:eastAsia="SimSun" w:hAnsi="Times New Roman"/>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rsid w:val="00B518E0"/>
    <w:pPr>
      <w:numPr>
        <w:ilvl w:val="7"/>
        <w:numId w:val="17"/>
      </w:numPr>
      <w:spacing w:afterLines="100"/>
      <w:jc w:val="center"/>
    </w:pPr>
    <w:rPr>
      <w:rFonts w:ascii="Arial" w:eastAsia="SimSun" w:hAnsi="Arial"/>
      <w:sz w:val="18"/>
      <w:szCs w:val="18"/>
    </w:rPr>
  </w:style>
  <w:style w:type="paragraph" w:customStyle="1" w:styleId="afffe">
    <w:name w:val="图样式"/>
    <w:basedOn w:val="a1"/>
    <w:rsid w:val="00B518E0"/>
    <w:pPr>
      <w:keepNext/>
      <w:tabs>
        <w:tab w:val="clear" w:pos="1134"/>
        <w:tab w:val="clear" w:pos="1871"/>
        <w:tab w:val="clear" w:pos="2268"/>
      </w:tabs>
      <w:overflowPunct/>
      <w:autoSpaceDE/>
      <w:autoSpaceDN/>
      <w:adjustRightInd/>
      <w:spacing w:before="80" w:after="80"/>
      <w:jc w:val="center"/>
      <w:textAlignment w:val="auto"/>
    </w:pPr>
    <w:rPr>
      <w:rFonts w:eastAsia="Times"/>
      <w:sz w:val="20"/>
    </w:rPr>
  </w:style>
  <w:style w:type="paragraph" w:customStyle="1" w:styleId="affff">
    <w:name w:val="文档标题"/>
    <w:basedOn w:val="a1"/>
    <w:rsid w:val="00B518E0"/>
    <w:pPr>
      <w:tabs>
        <w:tab w:val="clear" w:pos="1134"/>
        <w:tab w:val="clear" w:pos="1871"/>
        <w:tab w:val="clear" w:pos="2268"/>
        <w:tab w:val="left" w:pos="0"/>
      </w:tabs>
      <w:overflowPunct/>
      <w:autoSpaceDE/>
      <w:autoSpaceDN/>
      <w:adjustRightInd/>
      <w:spacing w:before="300" w:after="300"/>
      <w:jc w:val="center"/>
      <w:textAlignment w:val="auto"/>
    </w:pPr>
    <w:rPr>
      <w:rFonts w:ascii="Arial" w:eastAsia="SimHei" w:hAnsi="Arial"/>
      <w:sz w:val="36"/>
      <w:szCs w:val="36"/>
    </w:rPr>
  </w:style>
  <w:style w:type="paragraph" w:customStyle="1" w:styleId="affff0">
    <w:name w:val="正文（首行不缩进）"/>
    <w:basedOn w:val="a1"/>
    <w:rsid w:val="00B518E0"/>
    <w:pPr>
      <w:tabs>
        <w:tab w:val="clear" w:pos="1134"/>
        <w:tab w:val="clear" w:pos="1871"/>
        <w:tab w:val="clear" w:pos="2268"/>
      </w:tabs>
      <w:overflowPunct/>
      <w:autoSpaceDE/>
      <w:autoSpaceDN/>
      <w:adjustRightInd/>
      <w:spacing w:before="0" w:after="180"/>
      <w:textAlignment w:val="auto"/>
    </w:pPr>
    <w:rPr>
      <w:rFonts w:eastAsia="Times"/>
      <w:sz w:val="20"/>
    </w:rPr>
  </w:style>
  <w:style w:type="paragraph" w:customStyle="1" w:styleId="affff1">
    <w:name w:val="注示头"/>
    <w:basedOn w:val="a1"/>
    <w:rsid w:val="00B518E0"/>
    <w:pPr>
      <w:pBdr>
        <w:top w:val="single" w:sz="4" w:space="1" w:color="000000"/>
      </w:pBdr>
      <w:tabs>
        <w:tab w:val="clear" w:pos="1134"/>
        <w:tab w:val="clear" w:pos="1871"/>
        <w:tab w:val="clear" w:pos="2268"/>
      </w:tabs>
      <w:overflowPunct/>
      <w:autoSpaceDE/>
      <w:autoSpaceDN/>
      <w:adjustRightInd/>
      <w:spacing w:before="0" w:after="180"/>
      <w:jc w:val="both"/>
      <w:textAlignment w:val="auto"/>
    </w:pPr>
    <w:rPr>
      <w:rFonts w:ascii="Arial" w:eastAsia="SimHei" w:hAnsi="Arial"/>
      <w:sz w:val="18"/>
    </w:rPr>
  </w:style>
  <w:style w:type="paragraph" w:customStyle="1" w:styleId="affff2">
    <w:name w:val="注示文本"/>
    <w:basedOn w:val="a1"/>
    <w:rsid w:val="00B518E0"/>
    <w:pPr>
      <w:pBdr>
        <w:bottom w:val="single" w:sz="4" w:space="1" w:color="000000"/>
      </w:pBdr>
      <w:tabs>
        <w:tab w:val="clear" w:pos="1134"/>
        <w:tab w:val="clear" w:pos="1871"/>
        <w:tab w:val="clear" w:pos="2268"/>
      </w:tabs>
      <w:overflowPunct/>
      <w:autoSpaceDE/>
      <w:autoSpaceDN/>
      <w:adjustRightInd/>
      <w:spacing w:before="0" w:after="180"/>
      <w:ind w:firstLine="360"/>
      <w:jc w:val="both"/>
      <w:textAlignment w:val="auto"/>
    </w:pPr>
    <w:rPr>
      <w:rFonts w:ascii="Arial" w:eastAsia="KaiTi_GB2312" w:hAnsi="Arial"/>
      <w:sz w:val="18"/>
      <w:szCs w:val="18"/>
    </w:rPr>
  </w:style>
  <w:style w:type="paragraph" w:customStyle="1" w:styleId="affff3">
    <w:name w:val="编写建议"/>
    <w:basedOn w:val="a1"/>
    <w:rsid w:val="00B518E0"/>
    <w:pPr>
      <w:tabs>
        <w:tab w:val="clear" w:pos="1134"/>
        <w:tab w:val="clear" w:pos="1871"/>
        <w:tab w:val="clear" w:pos="2268"/>
      </w:tabs>
      <w:overflowPunct/>
      <w:autoSpaceDE/>
      <w:autoSpaceDN/>
      <w:adjustRightInd/>
      <w:spacing w:before="0" w:after="180"/>
      <w:ind w:firstLine="420"/>
      <w:textAlignment w:val="auto"/>
    </w:pPr>
    <w:rPr>
      <w:rFonts w:ascii="Arial" w:eastAsia="Times" w:hAnsi="Arial" w:cs="Arial"/>
      <w:i/>
      <w:color w:val="0000FF"/>
      <w:sz w:val="20"/>
    </w:rPr>
  </w:style>
  <w:style w:type="character" w:customStyle="1" w:styleId="affff4">
    <w:name w:val="样式一"/>
    <w:basedOn w:val="a2"/>
    <w:rsid w:val="00B518E0"/>
    <w:rPr>
      <w:rFonts w:ascii="SimSun" w:hAnsi="SimSun"/>
      <w:b/>
      <w:bCs/>
      <w:color w:val="000000"/>
      <w:sz w:val="36"/>
    </w:rPr>
  </w:style>
  <w:style w:type="character" w:customStyle="1" w:styleId="affff5">
    <w:name w:val="样式二"/>
    <w:basedOn w:val="affff4"/>
    <w:rsid w:val="00B518E0"/>
    <w:rPr>
      <w:rFonts w:ascii="SimSun" w:hAnsi="SimSun"/>
      <w:b/>
      <w:bCs/>
      <w:color w:val="000000"/>
      <w:sz w:val="36"/>
    </w:rPr>
  </w:style>
  <w:style w:type="paragraph" w:customStyle="1" w:styleId="title3">
    <w:name w:val="title 3"/>
    <w:basedOn w:val="title2"/>
    <w:next w:val="a1"/>
    <w:qFormat/>
    <w:rsid w:val="00B518E0"/>
    <w:pPr>
      <w:numPr>
        <w:ilvl w:val="2"/>
      </w:numPr>
      <w:ind w:left="0" w:firstLine="0"/>
    </w:pPr>
    <w:rPr>
      <w:sz w:val="22"/>
    </w:rPr>
  </w:style>
  <w:style w:type="paragraph" w:customStyle="1" w:styleId="title2">
    <w:name w:val="title 2"/>
    <w:basedOn w:val="2"/>
    <w:next w:val="a1"/>
    <w:qFormat/>
    <w:rsid w:val="00B518E0"/>
    <w:pPr>
      <w:widowControl w:val="0"/>
      <w:numPr>
        <w:ilvl w:val="1"/>
        <w:numId w:val="18"/>
      </w:numPr>
      <w:snapToGrid w:val="0"/>
      <w:spacing w:beforeLines="50" w:before="120" w:afterLines="50" w:after="260"/>
      <w:ind w:left="0" w:firstLine="0"/>
      <w:jc w:val="both"/>
    </w:pPr>
    <w:rPr>
      <w:rFonts w:eastAsia="Arial"/>
      <w:b/>
      <w:bCs/>
      <w:szCs w:val="32"/>
      <w:lang w:val="zh-CN" w:eastAsia="zh-CN"/>
    </w:rPr>
  </w:style>
  <w:style w:type="table" w:customStyle="1" w:styleId="TableGrid10">
    <w:name w:val="TableGrid1"/>
    <w:basedOn w:val="a3"/>
    <w:next w:val="af2"/>
    <w:uiPriority w:val="39"/>
    <w:qFormat/>
    <w:rsid w:val="00B518E0"/>
    <w:pPr>
      <w:widowControl w:val="0"/>
      <w:autoSpaceDE w:val="0"/>
      <w:autoSpaceDN w:val="0"/>
      <w:adjustRightInd w:val="0"/>
      <w:spacing w:line="360" w:lineRule="auto"/>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e-line">
    <w:name w:val="ace-line"/>
    <w:basedOn w:val="a1"/>
    <w:qFormat/>
    <w:rsid w:val="00B518E0"/>
    <w:pPr>
      <w:tabs>
        <w:tab w:val="clear" w:pos="1134"/>
        <w:tab w:val="clear" w:pos="1871"/>
        <w:tab w:val="clear" w:pos="2268"/>
      </w:tabs>
      <w:overflowPunct/>
      <w:autoSpaceDE/>
      <w:autoSpaceDN/>
      <w:adjustRightInd/>
      <w:spacing w:before="100" w:beforeAutospacing="1" w:after="100" w:afterAutospacing="1"/>
      <w:textAlignment w:val="auto"/>
    </w:pPr>
    <w:rPr>
      <w:rFonts w:ascii="SimSun" w:eastAsia="SimSun" w:hAnsi="SimSun" w:cs="SimSun"/>
      <w:szCs w:val="24"/>
      <w:lang w:val="en-US" w:eastAsia="zh-CN"/>
    </w:rPr>
  </w:style>
  <w:style w:type="paragraph" w:styleId="aff8">
    <w:name w:val="Block Text"/>
    <w:basedOn w:val="a1"/>
    <w:unhideWhenUsed/>
    <w:qFormat/>
    <w:rsid w:val="00B518E0"/>
    <w:pPr>
      <w:spacing w:after="120"/>
      <w:ind w:leftChars="700" w:left="1440" w:rightChars="700" w:right="1440"/>
    </w:pPr>
    <w:rPr>
      <w:rFonts w:eastAsiaTheme="minorEastAsia"/>
    </w:rPr>
  </w:style>
  <w:style w:type="paragraph" w:styleId="affd">
    <w:name w:val="envelope address"/>
    <w:basedOn w:val="a1"/>
    <w:unhideWhenUsed/>
    <w:rsid w:val="00B518E0"/>
    <w:pPr>
      <w:framePr w:w="7920" w:h="1980" w:hRule="exact" w:hSpace="180" w:wrap="auto" w:hAnchor="page" w:xAlign="center" w:yAlign="bottom"/>
      <w:snapToGrid w:val="0"/>
      <w:ind w:leftChars="1400" w:left="100"/>
    </w:pPr>
    <w:rPr>
      <w:rFonts w:asciiTheme="majorHAnsi" w:eastAsiaTheme="majorEastAsia" w:hAnsiTheme="majorHAnsi" w:cstheme="majorBidi"/>
      <w:szCs w:val="24"/>
    </w:rPr>
  </w:style>
  <w:style w:type="paragraph" w:styleId="affe">
    <w:name w:val="envelope return"/>
    <w:basedOn w:val="a1"/>
    <w:unhideWhenUsed/>
    <w:rsid w:val="00B518E0"/>
    <w:pPr>
      <w:snapToGrid w:val="0"/>
    </w:pPr>
    <w:rPr>
      <w:rFonts w:asciiTheme="majorHAnsi" w:eastAsiaTheme="majorEastAsia" w:hAnsiTheme="majorHAnsi" w:cstheme="majorBidi"/>
    </w:rPr>
  </w:style>
  <w:style w:type="paragraph" w:styleId="afff">
    <w:name w:val="Intense Quote"/>
    <w:basedOn w:val="a1"/>
    <w:next w:val="a1"/>
    <w:link w:val="Charf7"/>
    <w:uiPriority w:val="30"/>
    <w:qFormat/>
    <w:rsid w:val="00B518E0"/>
    <w:pPr>
      <w:pBdr>
        <w:bottom w:val="single" w:sz="4" w:space="4" w:color="4F81BD" w:themeColor="accent1"/>
      </w:pBdr>
      <w:spacing w:before="200" w:after="280"/>
      <w:ind w:left="936" w:right="936"/>
    </w:pPr>
    <w:rPr>
      <w:rFonts w:ascii="CG Times" w:hAnsi="CG Times"/>
      <w:i/>
      <w:iCs/>
      <w:color w:val="4472C4"/>
      <w:sz w:val="20"/>
      <w:lang w:val="en-US"/>
    </w:rPr>
  </w:style>
  <w:style w:type="character" w:customStyle="1" w:styleId="Char10">
    <w:name w:val="강한 인용 Char1"/>
    <w:basedOn w:val="a2"/>
    <w:uiPriority w:val="30"/>
    <w:rsid w:val="00B518E0"/>
    <w:rPr>
      <w:rFonts w:ascii="Times New Roman" w:hAnsi="Times New Roman"/>
      <w:i/>
      <w:iCs/>
      <w:color w:val="4F81BD" w:themeColor="accent1"/>
      <w:sz w:val="24"/>
      <w:lang w:val="en-GB" w:eastAsia="en-US"/>
    </w:rPr>
  </w:style>
  <w:style w:type="character" w:customStyle="1" w:styleId="Char11">
    <w:name w:val="明显引用 Char1"/>
    <w:basedOn w:val="a2"/>
    <w:uiPriority w:val="30"/>
    <w:rsid w:val="00B518E0"/>
    <w:rPr>
      <w:rFonts w:ascii="Times New Roman" w:hAnsi="Times New Roman"/>
      <w:b/>
      <w:bCs/>
      <w:i/>
      <w:iCs/>
      <w:color w:val="4F81BD" w:themeColor="accent1"/>
      <w:sz w:val="24"/>
      <w:lang w:val="en-GB" w:eastAsia="en-US"/>
    </w:rPr>
  </w:style>
  <w:style w:type="paragraph" w:styleId="afff2">
    <w:name w:val="Message Header"/>
    <w:basedOn w:val="a1"/>
    <w:link w:val="Charfe"/>
    <w:unhideWhenUsed/>
    <w:rsid w:val="00B518E0"/>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Cs w:val="24"/>
    </w:rPr>
  </w:style>
  <w:style w:type="character" w:customStyle="1" w:styleId="Charfe">
    <w:name w:val="메시지 머리글 Char"/>
    <w:basedOn w:val="a2"/>
    <w:link w:val="afff2"/>
    <w:rsid w:val="00B518E0"/>
    <w:rPr>
      <w:rFonts w:asciiTheme="majorHAnsi" w:eastAsiaTheme="majorEastAsia" w:hAnsiTheme="majorHAnsi" w:cstheme="majorBidi"/>
      <w:sz w:val="24"/>
      <w:szCs w:val="24"/>
      <w:shd w:val="pct20" w:color="auto" w:fill="auto"/>
      <w:lang w:val="en-GB" w:eastAsia="en-US"/>
    </w:rPr>
  </w:style>
  <w:style w:type="paragraph" w:styleId="afff4">
    <w:name w:val="Quote"/>
    <w:basedOn w:val="a1"/>
    <w:next w:val="a1"/>
    <w:link w:val="Charfb"/>
    <w:uiPriority w:val="29"/>
    <w:qFormat/>
    <w:rsid w:val="00B518E0"/>
    <w:rPr>
      <w:rFonts w:ascii="CG Times" w:hAnsi="CG Times"/>
      <w:i/>
      <w:iCs/>
      <w:color w:val="404040"/>
      <w:sz w:val="20"/>
      <w:lang w:val="en-US"/>
    </w:rPr>
  </w:style>
  <w:style w:type="character" w:customStyle="1" w:styleId="Char12">
    <w:name w:val="인용 Char1"/>
    <w:basedOn w:val="a2"/>
    <w:uiPriority w:val="29"/>
    <w:rsid w:val="00B518E0"/>
    <w:rPr>
      <w:rFonts w:ascii="Times New Roman" w:hAnsi="Times New Roman"/>
      <w:i/>
      <w:iCs/>
      <w:color w:val="404040" w:themeColor="text1" w:themeTint="BF"/>
      <w:sz w:val="24"/>
      <w:lang w:val="en-GB" w:eastAsia="en-US"/>
    </w:rPr>
  </w:style>
  <w:style w:type="character" w:customStyle="1" w:styleId="Char13">
    <w:name w:val="引用 Char1"/>
    <w:basedOn w:val="a2"/>
    <w:uiPriority w:val="29"/>
    <w:rsid w:val="00B518E0"/>
    <w:rPr>
      <w:rFonts w:ascii="Times New Roman" w:hAnsi="Times New Roman"/>
      <w:i/>
      <w:iCs/>
      <w:color w:val="000000" w:themeColor="text1"/>
      <w:sz w:val="24"/>
      <w:lang w:val="en-GB" w:eastAsia="en-US"/>
    </w:rPr>
  </w:style>
  <w:style w:type="paragraph" w:styleId="afff7">
    <w:name w:val="Title"/>
    <w:basedOn w:val="a1"/>
    <w:next w:val="a1"/>
    <w:link w:val="Charfd"/>
    <w:qFormat/>
    <w:rsid w:val="00B518E0"/>
    <w:pPr>
      <w:spacing w:before="240" w:after="60"/>
      <w:jc w:val="center"/>
      <w:outlineLvl w:val="0"/>
    </w:pPr>
    <w:rPr>
      <w:rFonts w:ascii="Calibri Light" w:eastAsia="DengXian Light" w:hAnsi="Calibri Light"/>
      <w:spacing w:val="-10"/>
      <w:kern w:val="28"/>
      <w:sz w:val="56"/>
      <w:szCs w:val="56"/>
      <w:lang w:val="en-US"/>
    </w:rPr>
  </w:style>
  <w:style w:type="character" w:customStyle="1" w:styleId="Char14">
    <w:name w:val="제목 Char1"/>
    <w:basedOn w:val="a2"/>
    <w:rsid w:val="00B518E0"/>
    <w:rPr>
      <w:rFonts w:asciiTheme="majorHAnsi" w:eastAsiaTheme="majorEastAsia" w:hAnsiTheme="majorHAnsi" w:cstheme="majorBidi"/>
      <w:b/>
      <w:bCs/>
      <w:sz w:val="32"/>
      <w:szCs w:val="32"/>
      <w:lang w:val="en-GB" w:eastAsia="en-US"/>
    </w:rPr>
  </w:style>
  <w:style w:type="character" w:customStyle="1" w:styleId="Char15">
    <w:name w:val="标题 Char1"/>
    <w:basedOn w:val="a2"/>
    <w:rsid w:val="00B518E0"/>
    <w:rPr>
      <w:rFonts w:asciiTheme="majorHAnsi" w:eastAsia="SimSun" w:hAnsiTheme="majorHAnsi" w:cstheme="majorBidi"/>
      <w:b/>
      <w:bCs/>
      <w:sz w:val="32"/>
      <w:szCs w:val="32"/>
      <w:lang w:val="en-GB" w:eastAsia="en-US"/>
    </w:rPr>
  </w:style>
  <w:style w:type="character" w:styleId="affff6">
    <w:name w:val="Intense Emphasis"/>
    <w:basedOn w:val="a2"/>
    <w:uiPriority w:val="21"/>
    <w:qFormat/>
    <w:rsid w:val="00B518E0"/>
    <w:rPr>
      <w:b/>
      <w:bCs/>
      <w:i/>
      <w:iCs/>
      <w:color w:val="4F81BD" w:themeColor="accent1"/>
    </w:rPr>
  </w:style>
  <w:style w:type="character" w:styleId="affff7">
    <w:name w:val="Intense Reference"/>
    <w:aliases w:val="cover page 'Report No'"/>
    <w:basedOn w:val="a2"/>
    <w:uiPriority w:val="32"/>
    <w:qFormat/>
    <w:rsid w:val="00B518E0"/>
    <w:rPr>
      <w:b/>
      <w:bCs/>
      <w:smallCaps/>
      <w:color w:val="C0504D" w:themeColor="accent2"/>
      <w:spacing w:val="5"/>
      <w:u w:val="single"/>
    </w:rPr>
  </w:style>
  <w:style w:type="numbering" w:customStyle="1" w:styleId="2d">
    <w:name w:val="无列表2"/>
    <w:next w:val="a4"/>
    <w:uiPriority w:val="99"/>
    <w:semiHidden/>
    <w:unhideWhenUsed/>
    <w:rsid w:val="00B518E0"/>
  </w:style>
  <w:style w:type="table" w:customStyle="1" w:styleId="2e">
    <w:name w:val="网格型2"/>
    <w:basedOn w:val="a3"/>
    <w:next w:val="af2"/>
    <w:uiPriority w:val="39"/>
    <w:qFormat/>
    <w:rsid w:val="00B518E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1">
    <w:name w:val="Grid Table 1 Light - Accent 111"/>
    <w:basedOn w:val="a3"/>
    <w:uiPriority w:val="46"/>
    <w:rsid w:val="00B518E0"/>
    <w:rPr>
      <w:rFonts w:eastAsiaTheme="minorEastAsia"/>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112">
    <w:name w:val="古典型 11"/>
    <w:basedOn w:val="a3"/>
    <w:next w:val="17"/>
    <w:semiHidden/>
    <w:unhideWhenUsed/>
    <w:rsid w:val="00B518E0"/>
    <w:pPr>
      <w:widowControl w:val="0"/>
      <w:jc w:val="both"/>
    </w:pPr>
    <w:rPr>
      <w:rFonts w:ascii="Times" w:eastAsia="SimSun" w:hAnsi="Times"/>
      <w:sz w:val="18"/>
      <w:lang w:eastAsia="ja-JP"/>
    </w:rPr>
    <w:tblPr>
      <w:tblBorders>
        <w:top w:val="single" w:sz="12" w:space="0" w:color="000000"/>
        <w:bottom w:val="single" w:sz="12" w:space="0" w:color="000000"/>
      </w:tblBorders>
    </w:tblPr>
    <w:tblStylePr w:type="firstRow">
      <w:rPr>
        <w:rFonts w:ascii="Wingdings 3" w:eastAsia="SimSun" w:hAnsi="Wingdings 3" w:hint="default"/>
        <w:b/>
        <w:i w:val="0"/>
        <w:iCs/>
        <w:sz w:val="18"/>
        <w:szCs w:val="18"/>
      </w:rPr>
      <w:tblPr/>
      <w:tcPr>
        <w:tcBorders>
          <w:top w:val="single" w:sz="12" w:space="0" w:color="000000"/>
          <w:bottom w:val="single" w:sz="6" w:space="0" w:color="000000"/>
        </w:tcBorders>
      </w:tcPr>
    </w:tblStylePr>
    <w:tblStylePr w:type="lastRow">
      <w:rPr>
        <w:color w:val="auto"/>
      </w:rPr>
      <w:tblPr/>
      <w:tcPr>
        <w:tcBorders>
          <w:top w:val="nil"/>
          <w:left w:val="nil"/>
          <w:bottom w:val="single" w:sz="12" w:space="0" w:color="000000"/>
          <w:right w:val="nil"/>
          <w:insideH w:val="nil"/>
          <w:insideV w:val="nil"/>
          <w:tl2br w:val="nil"/>
          <w:tr2bl w:val="nil"/>
        </w:tcBorders>
      </w:tcPr>
    </w:tblStylePr>
    <w:tblStylePr w:type="firstCol">
      <w:rPr>
        <w:rFonts w:ascii="Wingdings 3" w:eastAsia="SimSun" w:hAnsi="Wingdings 3" w:hint="default"/>
        <w:sz w:val="18"/>
        <w:szCs w:val="18"/>
      </w:rPr>
      <w:tblPr/>
      <w:tcPr>
        <w:tcBorders>
          <w:top w:val="nil"/>
          <w:left w:val="nil"/>
          <w:bottom w:val="single" w:sz="12" w:space="0" w:color="000000"/>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tblStylePr w:type="neCell">
      <w:rPr>
        <w:b/>
        <w:bCs/>
        <w:i w:val="0"/>
        <w:iCs w:val="0"/>
      </w:rPr>
      <w:tblPr/>
      <w:tcPr>
        <w:tcBorders>
          <w:tl2br w:val="none" w:sz="0" w:space="0" w:color="auto"/>
          <w:tr2bl w:val="none" w:sz="0" w:space="0" w:color="auto"/>
        </w:tcBorders>
      </w:tcPr>
    </w:tblStylePr>
    <w:tblStylePr w:type="seCell">
      <w:tblPr/>
      <w:tcPr>
        <w:tcBorders>
          <w:top w:val="nil"/>
          <w:left w:val="nil"/>
          <w:bottom w:val="single" w:sz="12" w:space="0" w:color="000000"/>
          <w:right w:val="nil"/>
          <w:insideH w:val="nil"/>
          <w:insideV w:val="nil"/>
          <w:tl2br w:val="nil"/>
          <w:tr2bl w:val="nil"/>
        </w:tcBorders>
      </w:tcPr>
    </w:tblStylePr>
    <w:tblStylePr w:type="swCell">
      <w:rPr>
        <w:b w:val="0"/>
        <w:bCs/>
      </w:rPr>
      <w:tblPr/>
      <w:tcPr>
        <w:tcBorders>
          <w:tl2br w:val="none" w:sz="0" w:space="0" w:color="auto"/>
          <w:tr2bl w:val="none" w:sz="0" w:space="0" w:color="auto"/>
        </w:tcBorders>
      </w:tcPr>
    </w:tblStylePr>
  </w:style>
  <w:style w:type="table" w:customStyle="1" w:styleId="310">
    <w:name w:val="古典型 31"/>
    <w:basedOn w:val="a3"/>
    <w:next w:val="34"/>
    <w:semiHidden/>
    <w:unhideWhenUsed/>
    <w:rsid w:val="00B518E0"/>
    <w:pPr>
      <w:spacing w:before="240"/>
      <w:jc w:val="both"/>
    </w:pPr>
    <w:rPr>
      <w:rFonts w:ascii="Times New Roman" w:eastAsia="SimSun" w:hAnsi="Times New Roman"/>
      <w:color w:val="000080"/>
      <w:lang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113">
    <w:name w:val="网格型 11"/>
    <w:basedOn w:val="a3"/>
    <w:next w:val="18"/>
    <w:semiHidden/>
    <w:unhideWhenUsed/>
    <w:rsid w:val="00B518E0"/>
    <w:pPr>
      <w:autoSpaceDE w:val="0"/>
      <w:autoSpaceDN w:val="0"/>
      <w:jc w:val="center"/>
    </w:pPr>
    <w:rPr>
      <w:rFonts w:ascii="Times New Roman" w:eastAsia="SimSu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customStyle="1" w:styleId="810">
    <w:name w:val="网格型 81"/>
    <w:basedOn w:val="a3"/>
    <w:next w:val="82"/>
    <w:semiHidden/>
    <w:unhideWhenUsed/>
    <w:rsid w:val="00B518E0"/>
    <w:rPr>
      <w:rFonts w:ascii="Times New Roman" w:eastAsia="MS Mincho" w:hAnsi="Times New Roman"/>
      <w:lang w:val="de-DE" w:eastAsia="de-D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1f8">
    <w:name w:val="表格主题1"/>
    <w:basedOn w:val="a3"/>
    <w:next w:val="aff1"/>
    <w:semiHidden/>
    <w:unhideWhenUsed/>
    <w:rsid w:val="00B518E0"/>
    <w:pPr>
      <w:overflowPunct w:val="0"/>
      <w:autoSpaceDE w:val="0"/>
      <w:autoSpaceDN w:val="0"/>
      <w:adjustRightInd w:val="0"/>
      <w:spacing w:after="180"/>
    </w:pPr>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中等深浅网格 2 - 强调文字颜色 11"/>
    <w:basedOn w:val="a3"/>
    <w:next w:val="2-1"/>
    <w:uiPriority w:val="68"/>
    <w:unhideWhenUsed/>
    <w:rsid w:val="00B518E0"/>
    <w:rPr>
      <w:rFonts w:asciiTheme="majorHAnsi" w:eastAsiaTheme="majorEastAsia" w:hAnsiTheme="majorHAnsi" w:cstheme="majorBidi"/>
      <w:color w:val="000000" w:themeColor="text1"/>
      <w:sz w:val="22"/>
      <w:szCs w:val="22"/>
      <w:lang w:val="sv-SE"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31">
    <w:name w:val="浅色网格 - 强调文字颜色 31"/>
    <w:basedOn w:val="a3"/>
    <w:next w:val="-3"/>
    <w:uiPriority w:val="62"/>
    <w:unhideWhenUsed/>
    <w:rsid w:val="00B518E0"/>
    <w:rPr>
      <w:rFonts w:asciiTheme="minorHAnsi" w:eastAsiaTheme="minorEastAsia" w:hAnsiTheme="minorHAnsi" w:cstheme="minorBidi"/>
      <w:sz w:val="22"/>
      <w:szCs w:val="22"/>
      <w:lang w:eastAsia="ja-JP"/>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TableTitle1">
    <w:name w:val="Table_Title"/>
    <w:basedOn w:val="a1"/>
    <w:next w:val="Tabletext"/>
    <w:uiPriority w:val="99"/>
    <w:rsid w:val="00B518E0"/>
    <w:pPr>
      <w:keepNext/>
      <w:keepLines/>
      <w:tabs>
        <w:tab w:val="clear" w:pos="1134"/>
        <w:tab w:val="clear" w:pos="1871"/>
        <w:tab w:val="clear" w:pos="2268"/>
        <w:tab w:val="left" w:pos="794"/>
        <w:tab w:val="left" w:pos="1191"/>
        <w:tab w:val="left" w:pos="1588"/>
        <w:tab w:val="left" w:pos="1985"/>
      </w:tabs>
      <w:overflowPunct/>
      <w:autoSpaceDE/>
      <w:autoSpaceDN/>
      <w:adjustRightInd/>
      <w:spacing w:before="0" w:after="120"/>
      <w:jc w:val="center"/>
      <w:textAlignment w:val="auto"/>
    </w:pPr>
    <w:rPr>
      <w:rFonts w:eastAsiaTheme="minorEastAsia"/>
      <w:b/>
    </w:rPr>
  </w:style>
  <w:style w:type="character" w:customStyle="1" w:styleId="Heading1Char1">
    <w:name w:val="Heading 1 Char1"/>
    <w:aliases w:val="título 1 Char1,H1 Char1,h1 Char1,h11 Char1,h12 Char1,h13 Char1,h14 Char1,h15 Char1,h16 Char1,h17 Char1,h111 Char1,h121 Char1,h131 Char1,h141 Char1,h151 Char1,h161 Char1,h18 Char1,h112 Char1,h122 Char1,h132 Char1,h142 Char1,h152 Char1"/>
    <w:rsid w:val="00B518E0"/>
    <w:rPr>
      <w:b/>
      <w:sz w:val="24"/>
      <w:lang w:val="en-GB" w:eastAsia="en-US"/>
    </w:rPr>
  </w:style>
  <w:style w:type="character" w:customStyle="1" w:styleId="MTDisplayEquation0">
    <w:name w:val="MTDisplayEquation 字符"/>
    <w:basedOn w:val="a2"/>
    <w:rsid w:val="00B518E0"/>
    <w:rPr>
      <w:rFonts w:ascii="Times New Roman" w:eastAsia="SimSun" w:hAnsi="Times New Roman"/>
      <w:sz w:val="24"/>
      <w:szCs w:val="22"/>
      <w:lang w:val="en-GB" w:eastAsia="en-US"/>
    </w:rPr>
  </w:style>
  <w:style w:type="numbering" w:customStyle="1" w:styleId="1f9">
    <w:name w:val="목록 없음1"/>
    <w:next w:val="a4"/>
    <w:uiPriority w:val="99"/>
    <w:semiHidden/>
    <w:unhideWhenUsed/>
    <w:rsid w:val="00B518E0"/>
  </w:style>
  <w:style w:type="paragraph" w:customStyle="1" w:styleId="TableText2">
    <w:name w:val="Table_Text"/>
    <w:basedOn w:val="a1"/>
    <w:rsid w:val="00B518E0"/>
    <w:pPr>
      <w:tabs>
        <w:tab w:val="clear" w:pos="1871"/>
        <w:tab w:val="left" w:pos="284"/>
        <w:tab w:val="left" w:pos="567"/>
        <w:tab w:val="left" w:pos="851"/>
        <w:tab w:val="left" w:pos="1418"/>
        <w:tab w:val="left" w:pos="1701"/>
        <w:tab w:val="left" w:pos="2552"/>
        <w:tab w:val="left" w:pos="2835"/>
        <w:tab w:val="left" w:pos="3119"/>
        <w:tab w:val="left" w:pos="3402"/>
        <w:tab w:val="left" w:pos="3686"/>
        <w:tab w:val="left" w:pos="3969"/>
      </w:tabs>
      <w:overflowPunct/>
      <w:autoSpaceDE/>
      <w:autoSpaceDN/>
      <w:adjustRightInd/>
      <w:spacing w:before="40" w:after="40"/>
      <w:textAlignment w:val="auto"/>
    </w:pPr>
    <w:rPr>
      <w:rFonts w:eastAsia="MS Mincho"/>
      <w:sz w:val="22"/>
    </w:rPr>
  </w:style>
  <w:style w:type="character" w:customStyle="1" w:styleId="1fa">
    <w:name w:val="コメント文字列 (文字)1"/>
    <w:basedOn w:val="a2"/>
    <w:rsid w:val="00B518E0"/>
    <w:rPr>
      <w:rFonts w:ascii="Times New Roman" w:hAnsi="Times New Roman"/>
      <w:sz w:val="24"/>
      <w:lang w:val="en-GB" w:eastAsia="en-US"/>
    </w:rPr>
  </w:style>
  <w:style w:type="character" w:customStyle="1" w:styleId="Char16">
    <w:name w:val="메모 텍스트 Char1"/>
    <w:basedOn w:val="a2"/>
    <w:uiPriority w:val="99"/>
    <w:semiHidden/>
    <w:rsid w:val="00B518E0"/>
    <w:rPr>
      <w:rFonts w:ascii="Times New Roman" w:hAnsi="Times New Roman"/>
      <w:sz w:val="24"/>
      <w:lang w:val="en-GB" w:eastAsia="en-US"/>
    </w:rPr>
  </w:style>
  <w:style w:type="table" w:customStyle="1" w:styleId="TableGrid5">
    <w:name w:val="Table Grid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a3"/>
    <w:next w:val="af2"/>
    <w:uiPriority w:val="59"/>
    <w:qFormat/>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
    <w:name w:val="st"/>
    <w:basedOn w:val="a2"/>
    <w:rsid w:val="00B518E0"/>
  </w:style>
  <w:style w:type="table" w:customStyle="1" w:styleId="1fb">
    <w:name w:val="표 구분선1"/>
    <w:basedOn w:val="a3"/>
    <w:next w:val="af2"/>
    <w:uiPriority w:val="59"/>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SubjectChar">
    <w:name w:val="Comment Subject Char"/>
    <w:basedOn w:val="CommentTextChar1"/>
    <w:rsid w:val="00B518E0"/>
    <w:rPr>
      <w:rFonts w:ascii="Times New Roman" w:hAnsi="Times New Roman" w:cs="Times New Roman" w:hint="default"/>
      <w:b/>
      <w:bCs/>
      <w:lang w:val="en-GB" w:eastAsia="en-US"/>
    </w:rPr>
  </w:style>
  <w:style w:type="paragraph" w:customStyle="1" w:styleId="affff8">
    <w:name w:val="바탕글"/>
    <w:rsid w:val="00B518E0"/>
    <w:pPr>
      <w:widowControl w:val="0"/>
      <w:wordWrap w:val="0"/>
      <w:autoSpaceDE w:val="0"/>
      <w:autoSpaceDN w:val="0"/>
      <w:adjustRightInd w:val="0"/>
      <w:spacing w:line="384" w:lineRule="auto"/>
      <w:jc w:val="both"/>
      <w:textAlignment w:val="baseline"/>
    </w:pPr>
    <w:rPr>
      <w:rFonts w:ascii="바탕" w:hAnsi="바탕" w:cs="바탕"/>
      <w:color w:val="000000"/>
      <w:lang w:eastAsia="ko-KR"/>
    </w:rPr>
  </w:style>
  <w:style w:type="paragraph" w:customStyle="1" w:styleId="MS">
    <w:name w:val="MS바탕글"/>
    <w:uiPriority w:val="99"/>
    <w:rsid w:val="00B518E0"/>
    <w:pPr>
      <w:autoSpaceDE w:val="0"/>
      <w:autoSpaceDN w:val="0"/>
      <w:adjustRightInd w:val="0"/>
      <w:spacing w:after="180"/>
      <w:textAlignment w:val="baseline"/>
    </w:pPr>
    <w:rPr>
      <w:rFonts w:ascii="Times New Roman" w:hAnsi="Times New Roman"/>
      <w:color w:val="000000"/>
      <w:lang w:eastAsia="ko-KR"/>
    </w:rPr>
  </w:style>
  <w:style w:type="paragraph" w:customStyle="1" w:styleId="heading0">
    <w:name w:val="heading 0"/>
    <w:basedOn w:val="10"/>
    <w:next w:val="a1"/>
    <w:rsid w:val="00B518E0"/>
    <w:pPr>
      <w:tabs>
        <w:tab w:val="clear" w:pos="1134"/>
        <w:tab w:val="clear" w:pos="1871"/>
        <w:tab w:val="clear" w:pos="2268"/>
        <w:tab w:val="left" w:pos="794"/>
        <w:tab w:val="left" w:pos="2127"/>
        <w:tab w:val="left" w:pos="2410"/>
        <w:tab w:val="left" w:pos="2921"/>
        <w:tab w:val="left" w:pos="3261"/>
      </w:tabs>
      <w:spacing w:before="240"/>
      <w:ind w:left="794" w:hanging="794"/>
      <w:outlineLvl w:val="9"/>
    </w:pPr>
    <w:rPr>
      <w:rFonts w:eastAsia="MS Mincho"/>
      <w:sz w:val="24"/>
      <w:lang w:eastAsia="fr-FR"/>
    </w:rPr>
  </w:style>
  <w:style w:type="paragraph" w:customStyle="1" w:styleId="AppendixNotitle0">
    <w:name w:val="Appendix_No &amp; title"/>
    <w:basedOn w:val="a1"/>
    <w:next w:val="a1"/>
    <w:rsid w:val="00B518E0"/>
    <w:pPr>
      <w:keepNext/>
      <w:keepLines/>
      <w:tabs>
        <w:tab w:val="clear" w:pos="1134"/>
        <w:tab w:val="clear" w:pos="1871"/>
        <w:tab w:val="clear" w:pos="2268"/>
        <w:tab w:val="left" w:pos="794"/>
        <w:tab w:val="left" w:pos="1191"/>
        <w:tab w:val="left" w:pos="1588"/>
        <w:tab w:val="left" w:pos="1985"/>
      </w:tabs>
      <w:spacing w:before="480"/>
      <w:jc w:val="center"/>
    </w:pPr>
    <w:rPr>
      <w:rFonts w:eastAsia="MS Mincho"/>
      <w:b/>
      <w:sz w:val="28"/>
    </w:rPr>
  </w:style>
  <w:style w:type="character" w:customStyle="1" w:styleId="1fc">
    <w:name w:val="宏文本 字符1"/>
    <w:basedOn w:val="a2"/>
    <w:semiHidden/>
    <w:rsid w:val="00B518E0"/>
    <w:rPr>
      <w:rFonts w:ascii="Courier New" w:eastAsia="SimSun" w:hAnsi="Courier New" w:cs="Courier New"/>
      <w:sz w:val="24"/>
      <w:szCs w:val="24"/>
      <w:lang w:val="en-GB" w:eastAsia="en-US"/>
    </w:rPr>
  </w:style>
  <w:style w:type="character" w:customStyle="1" w:styleId="MacroTextChar1">
    <w:name w:val="Macro Text Char1"/>
    <w:basedOn w:val="a2"/>
    <w:semiHidden/>
    <w:rsid w:val="00B518E0"/>
    <w:rPr>
      <w:rFonts w:ascii="Consolas" w:hAnsi="Consolas" w:cs="Consolas"/>
      <w:lang w:val="en-GB" w:eastAsia="en-US"/>
    </w:rPr>
  </w:style>
  <w:style w:type="character" w:customStyle="1" w:styleId="1fd">
    <w:name w:val="マクロ文字列 (文字)1"/>
    <w:basedOn w:val="a2"/>
    <w:semiHidden/>
    <w:rsid w:val="00B518E0"/>
    <w:rPr>
      <w:rFonts w:ascii="Courier New" w:hAnsi="Courier New" w:cs="Courier New"/>
      <w:sz w:val="18"/>
      <w:szCs w:val="18"/>
      <w:lang w:val="en-GB" w:eastAsia="en-US"/>
    </w:rPr>
  </w:style>
  <w:style w:type="character" w:customStyle="1" w:styleId="Char17">
    <w:name w:val="매크로 텍스트 Char1"/>
    <w:basedOn w:val="a2"/>
    <w:semiHidden/>
    <w:rsid w:val="00B518E0"/>
    <w:rPr>
      <w:rFonts w:ascii="Courier New" w:hAnsi="Courier New" w:cs="Courier New"/>
      <w:sz w:val="24"/>
      <w:szCs w:val="24"/>
      <w:lang w:val="en-GB" w:eastAsia="en-US"/>
    </w:rPr>
  </w:style>
  <w:style w:type="character" w:customStyle="1" w:styleId="1fe">
    <w:name w:val="文档结构图 字符1"/>
    <w:basedOn w:val="a2"/>
    <w:semiHidden/>
    <w:rsid w:val="00B518E0"/>
    <w:rPr>
      <w:rFonts w:ascii="Microsoft YaHei UI" w:eastAsia="Microsoft YaHei UI"/>
      <w:sz w:val="18"/>
      <w:szCs w:val="18"/>
      <w:lang w:val="fr-FR" w:eastAsia="en-US"/>
    </w:rPr>
  </w:style>
  <w:style w:type="character" w:customStyle="1" w:styleId="1ff">
    <w:name w:val="尾注文本 字符1"/>
    <w:basedOn w:val="a2"/>
    <w:semiHidden/>
    <w:rsid w:val="00B518E0"/>
    <w:rPr>
      <w:rFonts w:ascii="Times New Roman" w:hAnsi="Times New Roman"/>
      <w:sz w:val="24"/>
      <w:lang w:val="en-GB" w:eastAsia="en-US"/>
    </w:rPr>
  </w:style>
  <w:style w:type="character" w:customStyle="1" w:styleId="1ff0">
    <w:name w:val="文末脚注文字列 (文字)1"/>
    <w:basedOn w:val="a2"/>
    <w:semiHidden/>
    <w:rsid w:val="00B518E0"/>
    <w:rPr>
      <w:rFonts w:ascii="Times New Roman" w:hAnsi="Times New Roman"/>
      <w:sz w:val="24"/>
      <w:lang w:val="en-GB" w:eastAsia="en-US"/>
    </w:rPr>
  </w:style>
  <w:style w:type="character" w:customStyle="1" w:styleId="Char18">
    <w:name w:val="미주 텍스트 Char1"/>
    <w:basedOn w:val="a2"/>
    <w:semiHidden/>
    <w:rsid w:val="00B518E0"/>
    <w:rPr>
      <w:rFonts w:ascii="Times New Roman" w:hAnsi="Times New Roman"/>
      <w:sz w:val="24"/>
      <w:lang w:val="en-GB" w:eastAsia="en-US"/>
    </w:rPr>
  </w:style>
  <w:style w:type="character" w:styleId="HTML1">
    <w:name w:val="HTML Typewriter"/>
    <w:uiPriority w:val="99"/>
    <w:rsid w:val="00B518E0"/>
    <w:rPr>
      <w:rFonts w:ascii="Arial Unicode MS" w:eastAsia="Arial Unicode MS" w:hAnsi="Arial Unicode MS" w:cs="Arial Unicode MS"/>
      <w:sz w:val="20"/>
      <w:szCs w:val="20"/>
    </w:rPr>
  </w:style>
  <w:style w:type="paragraph" w:customStyle="1" w:styleId="enumal">
    <w:name w:val="enumal"/>
    <w:basedOn w:val="a1"/>
    <w:rsid w:val="00B518E0"/>
    <w:pPr>
      <w:tabs>
        <w:tab w:val="left" w:pos="2608"/>
        <w:tab w:val="left" w:pos="3345"/>
      </w:tabs>
      <w:spacing w:before="80"/>
      <w:ind w:left="1134" w:hanging="1134"/>
    </w:pPr>
    <w:rPr>
      <w:rFonts w:eastAsiaTheme="minorEastAsia"/>
    </w:rPr>
  </w:style>
  <w:style w:type="character" w:customStyle="1" w:styleId="FigureNo0">
    <w:name w:val="Figure_No (文字)"/>
    <w:rsid w:val="00B518E0"/>
    <w:rPr>
      <w:caps/>
      <w:sz w:val="18"/>
      <w:lang w:val="fr-FR" w:eastAsia="en-US"/>
    </w:rPr>
  </w:style>
  <w:style w:type="table" w:customStyle="1" w:styleId="TableGrid130">
    <w:name w:val="Table Grid130"/>
    <w:basedOn w:val="a3"/>
    <w:next w:val="af2"/>
    <w:rsid w:val="00B518E0"/>
    <w:pPr>
      <w:spacing w:after="120"/>
    </w:pPr>
    <w:rPr>
      <w:rFonts w:ascii="Times New Roman"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Carattere">
    <w:name w:val="Title 1 Carattere"/>
    <w:basedOn w:val="a2"/>
    <w:locked/>
    <w:rsid w:val="00B518E0"/>
    <w:rPr>
      <w:rFonts w:ascii="Times New Roman" w:hAnsi="Times New Roman"/>
      <w:caps/>
      <w:sz w:val="28"/>
      <w:lang w:val="en-GB" w:eastAsia="en-US"/>
    </w:rPr>
  </w:style>
  <w:style w:type="table" w:customStyle="1" w:styleId="TableGrid220">
    <w:name w:val="Table Grid220"/>
    <w:basedOn w:val="a3"/>
    <w:rsid w:val="00B518E0"/>
    <w:pPr>
      <w:spacing w:after="12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a2"/>
    <w:uiPriority w:val="99"/>
    <w:semiHidden/>
    <w:unhideWhenUsed/>
    <w:rsid w:val="00B518E0"/>
    <w:rPr>
      <w:color w:val="605E5C"/>
      <w:shd w:val="clear" w:color="auto" w:fill="E1DFDD"/>
    </w:rPr>
  </w:style>
  <w:style w:type="character" w:customStyle="1" w:styleId="TablelegendChar">
    <w:name w:val="Table_legend Char"/>
    <w:link w:val="Tablelegend"/>
    <w:uiPriority w:val="99"/>
    <w:qFormat/>
    <w:locked/>
    <w:rsid w:val="00B518E0"/>
    <w:rPr>
      <w:rFonts w:ascii="Times New Roman" w:hAnsi="Times New Roman"/>
      <w:lang w:val="en-GB" w:eastAsia="en-US"/>
    </w:rPr>
  </w:style>
  <w:style w:type="paragraph" w:customStyle="1" w:styleId="Tablefin0">
    <w:name w:val="Table fin"/>
    <w:basedOn w:val="a1"/>
    <w:rsid w:val="00B518E0"/>
    <w:pPr>
      <w:spacing w:before="0"/>
    </w:pPr>
    <w:rPr>
      <w:rFonts w:eastAsia="MS Mincho"/>
      <w:sz w:val="18"/>
    </w:rPr>
  </w:style>
  <w:style w:type="paragraph" w:customStyle="1" w:styleId="Sym">
    <w:name w:val="Sym"/>
    <w:basedOn w:val="a1"/>
    <w:rsid w:val="00B518E0"/>
    <w:pPr>
      <w:spacing w:before="100" w:beforeAutospacing="1" w:after="100" w:afterAutospacing="1"/>
      <w:contextualSpacing/>
      <w:jc w:val="center"/>
    </w:pPr>
    <w:rPr>
      <w:sz w:val="20"/>
    </w:rPr>
  </w:style>
  <w:style w:type="character" w:customStyle="1" w:styleId="Char8">
    <w:name w:val="일반 (웹) Char"/>
    <w:link w:val="af8"/>
    <w:uiPriority w:val="99"/>
    <w:rsid w:val="00B518E0"/>
    <w:rPr>
      <w:rFonts w:ascii="Times New Roman" w:eastAsia="SimSun" w:hAnsi="Times New Roman"/>
      <w:sz w:val="24"/>
      <w:szCs w:val="24"/>
      <w:lang w:val="es-ES" w:eastAsia="es-ES"/>
    </w:rPr>
  </w:style>
  <w:style w:type="character" w:customStyle="1" w:styleId="Heading2Char">
    <w:name w:val="Heading 2 Char"/>
    <w:aliases w:val="Sub-section Char1,H2 Char1,h2 Char1,h21 Char1,Heading Two Char1,R2 Char1,l2 Char1,UNDERRUBRIK 1-2 Char1,Head 2 Char1,List level 2 Char1,Sub-Heading Char1,A Char1,1st level heading Char1,level 2 no toc Char1,2nd level Char1,Titre2 Char1"/>
    <w:basedOn w:val="a2"/>
    <w:qFormat/>
    <w:rsid w:val="00B518E0"/>
    <w:rPr>
      <w:rFonts w:ascii="Times New Roman" w:eastAsiaTheme="majorEastAsia" w:hAnsi="Times New Roman" w:cstheme="majorBidi"/>
      <w:b/>
      <w:kern w:val="0"/>
      <w:szCs w:val="32"/>
      <w:lang w:val="en-GB"/>
      <w14:ligatures w14:val="none"/>
    </w:rPr>
  </w:style>
  <w:style w:type="character" w:customStyle="1" w:styleId="ChaptitleChar">
    <w:name w:val="Chap_title Char"/>
    <w:link w:val="Chaptitle"/>
    <w:uiPriority w:val="99"/>
    <w:locked/>
    <w:rsid w:val="00B518E0"/>
    <w:rPr>
      <w:rFonts w:ascii="Times New Roman" w:hAnsi="Times New Roman"/>
      <w:b/>
      <w:sz w:val="28"/>
      <w:lang w:val="en-GB" w:eastAsia="en-US"/>
    </w:rPr>
  </w:style>
  <w:style w:type="table" w:customStyle="1" w:styleId="TableNormal1">
    <w:name w:val="Table Normal1"/>
    <w:rsid w:val="00B518E0"/>
    <w:pPr>
      <w:pBdr>
        <w:top w:val="nil"/>
        <w:left w:val="nil"/>
        <w:bottom w:val="nil"/>
        <w:right w:val="nil"/>
        <w:between w:val="nil"/>
        <w:bar w:val="nil"/>
      </w:pBdr>
    </w:pPr>
    <w:rPr>
      <w:rFonts w:ascii="Times New Roman" w:eastAsia="Arial Unicode MS" w:hAnsi="Times New Roman"/>
      <w:bdr w:val="nil"/>
      <w:lang w:val="ru-RU" w:eastAsia="ru-RU"/>
    </w:rPr>
    <w:tblPr>
      <w:tblInd w:w="0" w:type="dxa"/>
      <w:tblCellMar>
        <w:top w:w="0" w:type="dxa"/>
        <w:left w:w="0" w:type="dxa"/>
        <w:bottom w:w="0" w:type="dxa"/>
        <w:right w:w="0" w:type="dxa"/>
      </w:tblCellMar>
    </w:tblPr>
  </w:style>
  <w:style w:type="character" w:customStyle="1" w:styleId="affff9">
    <w:name w:val="Нет"/>
    <w:rsid w:val="00B518E0"/>
  </w:style>
  <w:style w:type="character" w:customStyle="1" w:styleId="Hyperlink1">
    <w:name w:val="Hyperlink.1"/>
    <w:basedOn w:val="affff9"/>
    <w:rsid w:val="00B518E0"/>
    <w:rPr>
      <w:rFonts w:ascii="Times New Roman" w:eastAsia="Times New Roman" w:hAnsi="Times New Roman" w:cs="Times New Roman"/>
      <w:i/>
      <w:iCs/>
    </w:rPr>
  </w:style>
  <w:style w:type="character" w:customStyle="1" w:styleId="katex-mathml">
    <w:name w:val="katex-mathml"/>
    <w:basedOn w:val="a2"/>
    <w:rsid w:val="00B518E0"/>
  </w:style>
  <w:style w:type="character" w:customStyle="1" w:styleId="mord">
    <w:name w:val="mord"/>
    <w:basedOn w:val="a2"/>
    <w:rsid w:val="00B518E0"/>
  </w:style>
  <w:style w:type="character" w:customStyle="1" w:styleId="mrel">
    <w:name w:val="mrel"/>
    <w:basedOn w:val="a2"/>
    <w:rsid w:val="00B518E0"/>
  </w:style>
  <w:style w:type="table" w:customStyle="1" w:styleId="GridTable5Dark-Accent11">
    <w:name w:val="Grid Table 5 Dark - Accent 11"/>
    <w:basedOn w:val="a3"/>
    <w:uiPriority w:val="50"/>
    <w:rsid w:val="00B518E0"/>
    <w:rPr>
      <w:rFonts w:eastAsia="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Fiure">
    <w:name w:val="Fiure"/>
    <w:basedOn w:val="a1"/>
    <w:rsid w:val="00B518E0"/>
    <w:pPr>
      <w:tabs>
        <w:tab w:val="left" w:pos="708"/>
      </w:tabs>
      <w:overflowPunct/>
      <w:autoSpaceDE/>
      <w:adjustRightInd/>
      <w:spacing w:before="0"/>
      <w:jc w:val="center"/>
    </w:pPr>
    <w:rPr>
      <w:noProof/>
    </w:rPr>
  </w:style>
  <w:style w:type="paragraph" w:customStyle="1" w:styleId="Annex">
    <w:name w:val="Annex"/>
    <w:basedOn w:val="Title4"/>
    <w:rsid w:val="00B518E0"/>
  </w:style>
  <w:style w:type="character" w:customStyle="1" w:styleId="ArtNoChar">
    <w:name w:val="Art_No Char"/>
    <w:link w:val="ArtNo"/>
    <w:uiPriority w:val="99"/>
    <w:locked/>
    <w:rsid w:val="00B518E0"/>
    <w:rPr>
      <w:rFonts w:ascii="Times New Roman" w:hAnsi="Times New Roman"/>
      <w:caps/>
      <w:sz w:val="28"/>
      <w:lang w:val="en-GB" w:eastAsia="en-US"/>
    </w:rPr>
  </w:style>
  <w:style w:type="character" w:customStyle="1" w:styleId="ArttitleCar">
    <w:name w:val="Art_title Car"/>
    <w:basedOn w:val="a2"/>
    <w:rsid w:val="00B518E0"/>
    <w:rPr>
      <w:rFonts w:ascii="Times New Roman" w:hAnsi="Times New Roman"/>
      <w:b/>
      <w:sz w:val="28"/>
      <w:lang w:val="en-GB" w:eastAsia="en-US"/>
    </w:rPr>
  </w:style>
  <w:style w:type="character" w:customStyle="1" w:styleId="Char2">
    <w:name w:val="표준 들여쓰기 Char"/>
    <w:basedOn w:val="a2"/>
    <w:link w:val="a6"/>
    <w:rsid w:val="00B518E0"/>
    <w:rPr>
      <w:rFonts w:ascii="Times New Roman" w:hAnsi="Times New Roman"/>
      <w:sz w:val="24"/>
      <w:lang w:val="en-GB" w:eastAsia="en-US"/>
    </w:rPr>
  </w:style>
  <w:style w:type="character" w:customStyle="1" w:styleId="Tabletext3">
    <w:name w:val="Table_text (文字)"/>
    <w:rsid w:val="00B518E0"/>
    <w:rPr>
      <w:rFonts w:ascii="Times New Roman" w:hAnsi="Times New Roman"/>
      <w:lang w:val="en-GB" w:eastAsia="en-US"/>
    </w:rPr>
  </w:style>
  <w:style w:type="character" w:customStyle="1" w:styleId="Rectitle0">
    <w:name w:val="Rec_title Знак"/>
    <w:basedOn w:val="a2"/>
    <w:locked/>
    <w:rsid w:val="00B518E0"/>
    <w:rPr>
      <w:rFonts w:ascii="Times New Roman Bold" w:hAnsi="Times New Roman Bold"/>
      <w:b/>
      <w:sz w:val="28"/>
      <w:lang w:val="en-GB" w:eastAsia="en-US"/>
    </w:rPr>
  </w:style>
  <w:style w:type="character" w:customStyle="1" w:styleId="SourceCarattere">
    <w:name w:val="Source Carattere"/>
    <w:basedOn w:val="a2"/>
    <w:locked/>
    <w:rsid w:val="00B518E0"/>
    <w:rPr>
      <w:rFonts w:ascii="Times New Roman" w:hAnsi="Times New Roman"/>
      <w:b/>
      <w:sz w:val="28"/>
      <w:lang w:eastAsia="en-US"/>
    </w:rPr>
  </w:style>
  <w:style w:type="character" w:customStyle="1" w:styleId="1Char0">
    <w:name w:val="목차 1 Char"/>
    <w:aliases w:val="ECC Index 1 Char"/>
    <w:basedOn w:val="a2"/>
    <w:link w:val="12"/>
    <w:uiPriority w:val="39"/>
    <w:rsid w:val="00B518E0"/>
    <w:rPr>
      <w:rFonts w:ascii="Times New Roman" w:hAnsi="Times New Roman"/>
      <w:sz w:val="24"/>
      <w:lang w:val="en-GB" w:eastAsia="en-US"/>
    </w:rPr>
  </w:style>
  <w:style w:type="character" w:customStyle="1" w:styleId="Section1Char">
    <w:name w:val="Section_1 Char"/>
    <w:link w:val="Section1"/>
    <w:uiPriority w:val="99"/>
    <w:locked/>
    <w:rsid w:val="00B518E0"/>
    <w:rPr>
      <w:rFonts w:ascii="Times New Roman" w:hAnsi="Times New Roman"/>
      <w:b/>
      <w:sz w:val="24"/>
      <w:lang w:val="en-GB" w:eastAsia="en-US"/>
    </w:rPr>
  </w:style>
  <w:style w:type="character" w:customStyle="1" w:styleId="ProposalChar">
    <w:name w:val="Proposal Char"/>
    <w:link w:val="Proposal"/>
    <w:uiPriority w:val="99"/>
    <w:locked/>
    <w:rsid w:val="00B518E0"/>
    <w:rPr>
      <w:rFonts w:ascii="Times New Roman" w:hAnsi="Times New Roman Bold"/>
      <w:b/>
      <w:sz w:val="24"/>
      <w:lang w:val="en-GB" w:eastAsia="en-US"/>
    </w:rPr>
  </w:style>
  <w:style w:type="paragraph" w:styleId="TOC">
    <w:name w:val="TOC Heading"/>
    <w:basedOn w:val="10"/>
    <w:next w:val="a1"/>
    <w:uiPriority w:val="39"/>
    <w:qFormat/>
    <w:rsid w:val="00B518E0"/>
    <w:pPr>
      <w:suppressAutoHyphens/>
      <w:adjustRightInd/>
      <w:spacing w:before="480"/>
      <w:ind w:left="0" w:firstLine="0"/>
    </w:pPr>
    <w:rPr>
      <w:rFonts w:ascii="Cambria" w:eastAsia="SimSun" w:hAnsi="Cambria"/>
      <w:bCs/>
      <w:color w:val="365F91"/>
      <w:szCs w:val="28"/>
    </w:rPr>
  </w:style>
  <w:style w:type="paragraph" w:customStyle="1" w:styleId="Revision1">
    <w:name w:val="Revision1"/>
    <w:next w:val="aff0"/>
    <w:hidden/>
    <w:uiPriority w:val="99"/>
    <w:rsid w:val="00B518E0"/>
    <w:rPr>
      <w:rFonts w:ascii="Times New Roman" w:eastAsia="SimSun" w:hAnsi="Times New Roman"/>
      <w:sz w:val="24"/>
      <w:lang w:val="en-GB" w:eastAsia="en-US"/>
    </w:rPr>
  </w:style>
  <w:style w:type="table" w:styleId="affffa">
    <w:name w:val="Colorful Grid"/>
    <w:basedOn w:val="a3"/>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ff1">
    <w:name w:val="Table Simple 1"/>
    <w:basedOn w:val="a3"/>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60">
    <w:name w:val="Colorful Grid Accent 6"/>
    <w:basedOn w:val="a3"/>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b">
    <w:name w:val="Subtle Emphasis"/>
    <w:uiPriority w:val="19"/>
    <w:qFormat/>
    <w:rsid w:val="00B518E0"/>
    <w:rPr>
      <w:i/>
      <w:iCs/>
      <w:color w:val="808080"/>
    </w:rPr>
  </w:style>
  <w:style w:type="character" w:customStyle="1" w:styleId="enumlev10">
    <w:name w:val="enumlev1 Знак"/>
    <w:basedOn w:val="a2"/>
    <w:rsid w:val="00B518E0"/>
    <w:rPr>
      <w:rFonts w:ascii="Times New Roman" w:hAnsi="Times New Roman"/>
      <w:sz w:val="24"/>
      <w:lang w:val="en-GB" w:eastAsia="en-US"/>
    </w:rPr>
  </w:style>
  <w:style w:type="paragraph" w:customStyle="1" w:styleId="Rec">
    <w:name w:val="Rec_#"/>
    <w:basedOn w:val="a1"/>
    <w:next w:val="a1"/>
    <w:uiPriority w:val="99"/>
    <w:rsid w:val="00B518E0"/>
    <w:pPr>
      <w:keepNext/>
      <w:keepLines/>
      <w:tabs>
        <w:tab w:val="clear" w:pos="1134"/>
        <w:tab w:val="clear" w:pos="1871"/>
        <w:tab w:val="clear" w:pos="2268"/>
        <w:tab w:val="left" w:pos="794"/>
        <w:tab w:val="left" w:pos="1191"/>
        <w:tab w:val="left" w:pos="1588"/>
        <w:tab w:val="left" w:pos="1985"/>
      </w:tabs>
      <w:suppressAutoHyphens/>
      <w:overflowPunct/>
      <w:autoSpaceDE/>
      <w:adjustRightInd/>
      <w:spacing w:before="480"/>
      <w:jc w:val="center"/>
      <w:textAlignment w:val="auto"/>
    </w:pPr>
    <w:rPr>
      <w:rFonts w:eastAsia="MS Mincho"/>
      <w:caps/>
    </w:rPr>
  </w:style>
  <w:style w:type="paragraph" w:customStyle="1" w:styleId="RefText0">
    <w:name w:val="Ref_Text"/>
    <w:basedOn w:val="a1"/>
    <w:uiPriority w:val="99"/>
    <w:rsid w:val="00B518E0"/>
    <w:pPr>
      <w:tabs>
        <w:tab w:val="clear" w:pos="1134"/>
        <w:tab w:val="clear" w:pos="1871"/>
        <w:tab w:val="clear" w:pos="2268"/>
        <w:tab w:val="left" w:pos="794"/>
        <w:tab w:val="left" w:pos="1191"/>
        <w:tab w:val="left" w:pos="1588"/>
        <w:tab w:val="left" w:pos="1985"/>
      </w:tabs>
      <w:suppressAutoHyphens/>
      <w:overflowPunct/>
      <w:autoSpaceDE/>
      <w:adjustRightInd/>
      <w:ind w:left="794" w:hanging="794"/>
      <w:textAlignment w:val="auto"/>
    </w:pPr>
    <w:rPr>
      <w:rFonts w:eastAsia="SimSun"/>
    </w:rPr>
  </w:style>
  <w:style w:type="paragraph" w:customStyle="1" w:styleId="Head">
    <w:name w:val="Head"/>
    <w:basedOn w:val="a1"/>
    <w:uiPriority w:val="99"/>
    <w:rsid w:val="00B518E0"/>
    <w:pPr>
      <w:tabs>
        <w:tab w:val="clear" w:pos="1134"/>
        <w:tab w:val="clear" w:pos="1871"/>
        <w:tab w:val="clear" w:pos="2268"/>
        <w:tab w:val="left" w:pos="720"/>
        <w:tab w:val="left" w:pos="6663"/>
      </w:tabs>
      <w:suppressAutoHyphens/>
      <w:autoSpaceDE/>
      <w:adjustRightInd/>
      <w:spacing w:before="0"/>
      <w:textAlignment w:val="auto"/>
    </w:pPr>
    <w:rPr>
      <w:rFonts w:ascii="LMMNHP+BookmanOldStyle" w:eastAsia="MS Mincho" w:hAnsi="LMMNHP+BookmanOldStyle"/>
      <w:color w:val="000000"/>
      <w:kern w:val="3"/>
      <w:szCs w:val="24"/>
      <w:lang w:val="en-US" w:eastAsia="ja-JP"/>
    </w:rPr>
  </w:style>
  <w:style w:type="paragraph" w:customStyle="1" w:styleId="Annex0">
    <w:name w:val="Annex_#"/>
    <w:basedOn w:val="a1"/>
    <w:next w:val="AnnexRef0"/>
    <w:uiPriority w:val="99"/>
    <w:rsid w:val="00B518E0"/>
    <w:pPr>
      <w:keepNext/>
      <w:keepLines/>
      <w:tabs>
        <w:tab w:val="clear" w:pos="1134"/>
        <w:tab w:val="clear" w:pos="1871"/>
        <w:tab w:val="clear" w:pos="2268"/>
      </w:tabs>
      <w:suppressAutoHyphens/>
      <w:overflowPunct/>
      <w:autoSpaceDE/>
      <w:adjustRightInd/>
      <w:spacing w:before="480" w:after="80"/>
      <w:jc w:val="center"/>
      <w:textAlignment w:val="auto"/>
    </w:pPr>
    <w:rPr>
      <w:rFonts w:eastAsia="SimSun"/>
      <w:caps/>
    </w:rPr>
  </w:style>
  <w:style w:type="paragraph" w:customStyle="1" w:styleId="AnnexRef0">
    <w:name w:val="Annex_Ref"/>
    <w:basedOn w:val="a1"/>
    <w:next w:val="AnnexTitle0"/>
    <w:uiPriority w:val="99"/>
    <w:rsid w:val="00B518E0"/>
    <w:pPr>
      <w:keepNext/>
      <w:keepLines/>
      <w:tabs>
        <w:tab w:val="clear" w:pos="1134"/>
        <w:tab w:val="clear" w:pos="1871"/>
        <w:tab w:val="clear" w:pos="2268"/>
      </w:tabs>
      <w:suppressAutoHyphens/>
      <w:overflowPunct/>
      <w:autoSpaceDE/>
      <w:adjustRightInd/>
      <w:spacing w:before="0"/>
      <w:jc w:val="center"/>
      <w:textAlignment w:val="auto"/>
    </w:pPr>
    <w:rPr>
      <w:rFonts w:eastAsia="SimSun"/>
    </w:rPr>
  </w:style>
  <w:style w:type="paragraph" w:customStyle="1" w:styleId="AnnexTitle0">
    <w:name w:val="Annex_Title"/>
    <w:basedOn w:val="a1"/>
    <w:next w:val="Normalaftertitle0"/>
    <w:uiPriority w:val="99"/>
    <w:rsid w:val="00B518E0"/>
    <w:pPr>
      <w:keepNext/>
      <w:keepLines/>
      <w:tabs>
        <w:tab w:val="clear" w:pos="1134"/>
        <w:tab w:val="clear" w:pos="1871"/>
        <w:tab w:val="clear" w:pos="2268"/>
      </w:tabs>
      <w:suppressAutoHyphens/>
      <w:overflowPunct/>
      <w:autoSpaceDE/>
      <w:adjustRightInd/>
      <w:spacing w:before="240" w:after="280"/>
      <w:jc w:val="center"/>
      <w:textAlignment w:val="auto"/>
    </w:pPr>
    <w:rPr>
      <w:rFonts w:eastAsia="SimSun"/>
      <w:b/>
    </w:rPr>
  </w:style>
  <w:style w:type="paragraph" w:customStyle="1" w:styleId="Appendix">
    <w:name w:val="Appendix_#"/>
    <w:basedOn w:val="Annex0"/>
    <w:next w:val="AppendixRef0"/>
    <w:uiPriority w:val="99"/>
    <w:rsid w:val="00B518E0"/>
  </w:style>
  <w:style w:type="paragraph" w:customStyle="1" w:styleId="AppendixRef0">
    <w:name w:val="Appendix_Ref"/>
    <w:basedOn w:val="AnnexRef0"/>
    <w:next w:val="AppendixTitle0"/>
    <w:uiPriority w:val="99"/>
    <w:rsid w:val="00B518E0"/>
  </w:style>
  <w:style w:type="paragraph" w:customStyle="1" w:styleId="AppendixTitle0">
    <w:name w:val="Appendix_Title"/>
    <w:basedOn w:val="AnnexTitle0"/>
    <w:next w:val="Normalaftertitle0"/>
    <w:uiPriority w:val="99"/>
    <w:rsid w:val="00B518E0"/>
  </w:style>
  <w:style w:type="paragraph" w:customStyle="1" w:styleId="RefTitle0">
    <w:name w:val="Ref_Title"/>
    <w:basedOn w:val="a1"/>
    <w:next w:val="RefText0"/>
    <w:uiPriority w:val="99"/>
    <w:rsid w:val="00B518E0"/>
    <w:pPr>
      <w:tabs>
        <w:tab w:val="clear" w:pos="1134"/>
        <w:tab w:val="clear" w:pos="1871"/>
        <w:tab w:val="clear" w:pos="2268"/>
      </w:tabs>
      <w:suppressAutoHyphens/>
      <w:overflowPunct/>
      <w:autoSpaceDE/>
      <w:adjustRightInd/>
      <w:spacing w:before="480"/>
      <w:jc w:val="center"/>
      <w:textAlignment w:val="auto"/>
    </w:pPr>
    <w:rPr>
      <w:rFonts w:eastAsia="SimSun"/>
      <w:caps/>
    </w:rPr>
  </w:style>
  <w:style w:type="paragraph" w:customStyle="1" w:styleId="RecTitle1">
    <w:name w:val="Rec_Title"/>
    <w:basedOn w:val="a1"/>
    <w:next w:val="10"/>
    <w:uiPriority w:val="99"/>
    <w:rsid w:val="00B518E0"/>
    <w:pPr>
      <w:keepNext/>
      <w:keepLines/>
      <w:tabs>
        <w:tab w:val="clear" w:pos="1134"/>
        <w:tab w:val="clear" w:pos="1871"/>
        <w:tab w:val="clear" w:pos="2268"/>
      </w:tabs>
      <w:suppressAutoHyphens/>
      <w:overflowPunct/>
      <w:autoSpaceDE/>
      <w:adjustRightInd/>
      <w:spacing w:before="240"/>
      <w:jc w:val="center"/>
      <w:textAlignment w:val="auto"/>
    </w:pPr>
    <w:rPr>
      <w:rFonts w:eastAsia="SimSun"/>
      <w:b/>
      <w:caps/>
    </w:rPr>
  </w:style>
  <w:style w:type="paragraph" w:customStyle="1" w:styleId="call0">
    <w:name w:val="call"/>
    <w:basedOn w:val="a1"/>
    <w:next w:val="a1"/>
    <w:uiPriority w:val="99"/>
    <w:rsid w:val="00B518E0"/>
    <w:pPr>
      <w:keepNext/>
      <w:keepLines/>
      <w:tabs>
        <w:tab w:val="clear" w:pos="1134"/>
        <w:tab w:val="clear" w:pos="1871"/>
        <w:tab w:val="clear" w:pos="2268"/>
      </w:tabs>
      <w:suppressAutoHyphens/>
      <w:overflowPunct/>
      <w:autoSpaceDE/>
      <w:adjustRightInd/>
      <w:spacing w:before="160"/>
      <w:ind w:left="794"/>
      <w:textAlignment w:val="auto"/>
    </w:pPr>
    <w:rPr>
      <w:rFonts w:eastAsia="SimSun"/>
      <w:i/>
    </w:rPr>
  </w:style>
  <w:style w:type="paragraph" w:customStyle="1" w:styleId="Infodoc">
    <w:name w:val="Infodoc"/>
    <w:basedOn w:val="a1"/>
    <w:uiPriority w:val="99"/>
    <w:rsid w:val="00B518E0"/>
    <w:pPr>
      <w:tabs>
        <w:tab w:val="clear" w:pos="1134"/>
        <w:tab w:val="clear" w:pos="1871"/>
        <w:tab w:val="clear" w:pos="2268"/>
        <w:tab w:val="left" w:pos="1418"/>
      </w:tabs>
      <w:suppressAutoHyphens/>
      <w:overflowPunct/>
      <w:autoSpaceDE/>
      <w:adjustRightInd/>
      <w:spacing w:before="0"/>
      <w:ind w:left="1418" w:hanging="1418"/>
      <w:textAlignment w:val="auto"/>
    </w:pPr>
    <w:rPr>
      <w:rFonts w:eastAsia="SimSun"/>
    </w:rPr>
  </w:style>
  <w:style w:type="paragraph" w:customStyle="1" w:styleId="Part">
    <w:name w:val="Part"/>
    <w:basedOn w:val="a1"/>
    <w:uiPriority w:val="99"/>
    <w:rsid w:val="00B518E0"/>
    <w:pPr>
      <w:tabs>
        <w:tab w:val="clear" w:pos="1134"/>
        <w:tab w:val="clear" w:pos="1871"/>
        <w:tab w:val="clear" w:pos="2268"/>
        <w:tab w:val="left" w:pos="1276"/>
        <w:tab w:val="left" w:pos="1701"/>
      </w:tabs>
      <w:suppressAutoHyphens/>
      <w:overflowPunct/>
      <w:autoSpaceDE/>
      <w:adjustRightInd/>
      <w:spacing w:before="200"/>
      <w:ind w:left="1701" w:hanging="1701"/>
      <w:textAlignment w:val="auto"/>
    </w:pPr>
    <w:rPr>
      <w:rFonts w:eastAsia="SimSun"/>
      <w:caps/>
    </w:rPr>
  </w:style>
  <w:style w:type="paragraph" w:customStyle="1" w:styleId="Address">
    <w:name w:val="Address"/>
    <w:basedOn w:val="a1"/>
    <w:uiPriority w:val="99"/>
    <w:rsid w:val="00B518E0"/>
    <w:pPr>
      <w:tabs>
        <w:tab w:val="clear" w:pos="1134"/>
        <w:tab w:val="clear" w:pos="1871"/>
        <w:tab w:val="clear" w:pos="2268"/>
        <w:tab w:val="left" w:pos="4820"/>
        <w:tab w:val="left" w:pos="5529"/>
      </w:tabs>
      <w:suppressAutoHyphens/>
      <w:overflowPunct/>
      <w:autoSpaceDE/>
      <w:adjustRightInd/>
      <w:spacing w:before="0"/>
      <w:ind w:left="794"/>
      <w:textAlignment w:val="auto"/>
    </w:pPr>
    <w:rPr>
      <w:rFonts w:eastAsia="SimSun"/>
    </w:rPr>
  </w:style>
  <w:style w:type="paragraph" w:customStyle="1" w:styleId="Keywords">
    <w:name w:val="Keywords"/>
    <w:basedOn w:val="a1"/>
    <w:uiPriority w:val="99"/>
    <w:rsid w:val="00B518E0"/>
    <w:pPr>
      <w:tabs>
        <w:tab w:val="clear" w:pos="1134"/>
        <w:tab w:val="clear" w:pos="1871"/>
        <w:tab w:val="clear" w:pos="2268"/>
      </w:tabs>
      <w:suppressAutoHyphens/>
      <w:overflowPunct/>
      <w:autoSpaceDE/>
      <w:adjustRightInd/>
      <w:spacing w:before="0"/>
      <w:ind w:left="794" w:hanging="794"/>
      <w:textAlignment w:val="auto"/>
    </w:pPr>
    <w:rPr>
      <w:rFonts w:eastAsia="SimSun"/>
    </w:rPr>
  </w:style>
  <w:style w:type="paragraph" w:customStyle="1" w:styleId="EquationLegend0">
    <w:name w:val="Equation_Legend"/>
    <w:basedOn w:val="a1"/>
    <w:uiPriority w:val="99"/>
    <w:rsid w:val="00B518E0"/>
    <w:pPr>
      <w:tabs>
        <w:tab w:val="clear" w:pos="1134"/>
        <w:tab w:val="clear" w:pos="1871"/>
        <w:tab w:val="clear" w:pos="2268"/>
        <w:tab w:val="right" w:pos="1531"/>
        <w:tab w:val="left" w:pos="1701"/>
      </w:tabs>
      <w:suppressAutoHyphens/>
      <w:overflowPunct/>
      <w:autoSpaceDE/>
      <w:adjustRightInd/>
      <w:spacing w:before="80"/>
      <w:ind w:left="1701" w:hanging="1701"/>
      <w:textAlignment w:val="auto"/>
    </w:pPr>
    <w:rPr>
      <w:rFonts w:eastAsia="SimSun"/>
    </w:rPr>
  </w:style>
  <w:style w:type="paragraph" w:customStyle="1" w:styleId="meeting">
    <w:name w:val="meeting"/>
    <w:basedOn w:val="Head"/>
    <w:next w:val="Head"/>
    <w:uiPriority w:val="99"/>
    <w:rsid w:val="00B518E0"/>
    <w:pPr>
      <w:tabs>
        <w:tab w:val="clear" w:pos="720"/>
        <w:tab w:val="left" w:pos="7371"/>
      </w:tabs>
      <w:overflowPunct/>
      <w:spacing w:after="560"/>
    </w:pPr>
    <w:rPr>
      <w:rFonts w:ascii="Times New Roman" w:eastAsia="Times New Roman" w:hAnsi="Times New Roman"/>
      <w:color w:val="auto"/>
      <w:kern w:val="0"/>
      <w:szCs w:val="20"/>
      <w:lang w:val="en-GB" w:eastAsia="en-US"/>
    </w:rPr>
  </w:style>
  <w:style w:type="paragraph" w:customStyle="1" w:styleId="listitem">
    <w:name w:val="listitem"/>
    <w:basedOn w:val="a1"/>
    <w:uiPriority w:val="99"/>
    <w:rsid w:val="00B518E0"/>
    <w:pPr>
      <w:tabs>
        <w:tab w:val="clear" w:pos="1134"/>
        <w:tab w:val="clear" w:pos="1871"/>
        <w:tab w:val="clear" w:pos="2268"/>
      </w:tabs>
      <w:suppressAutoHyphens/>
      <w:overflowPunct/>
      <w:autoSpaceDE/>
      <w:adjustRightInd/>
      <w:spacing w:before="0"/>
      <w:textAlignment w:val="auto"/>
    </w:pPr>
    <w:rPr>
      <w:rFonts w:eastAsia="SimSun"/>
    </w:rPr>
  </w:style>
  <w:style w:type="paragraph" w:customStyle="1" w:styleId="Qlist">
    <w:name w:val="Qlist"/>
    <w:basedOn w:val="a1"/>
    <w:uiPriority w:val="99"/>
    <w:rsid w:val="00B518E0"/>
    <w:pPr>
      <w:tabs>
        <w:tab w:val="clear" w:pos="1134"/>
        <w:tab w:val="clear" w:pos="1871"/>
        <w:tab w:val="left" w:pos="1843"/>
      </w:tabs>
      <w:suppressAutoHyphens/>
      <w:overflowPunct/>
      <w:autoSpaceDE/>
      <w:adjustRightInd/>
      <w:spacing w:before="0"/>
      <w:ind w:left="2268" w:hanging="2268"/>
      <w:textAlignment w:val="auto"/>
    </w:pPr>
    <w:rPr>
      <w:rFonts w:eastAsia="SimSun"/>
      <w:b/>
    </w:rPr>
  </w:style>
  <w:style w:type="paragraph" w:customStyle="1" w:styleId="Subject">
    <w:name w:val="Subject"/>
    <w:basedOn w:val="a1"/>
    <w:next w:val="Source"/>
    <w:uiPriority w:val="99"/>
    <w:rsid w:val="00B518E0"/>
    <w:pPr>
      <w:tabs>
        <w:tab w:val="clear" w:pos="1871"/>
        <w:tab w:val="clear" w:pos="2268"/>
      </w:tabs>
      <w:suppressAutoHyphens/>
      <w:overflowPunct/>
      <w:autoSpaceDE/>
      <w:adjustRightInd/>
      <w:spacing w:before="0"/>
      <w:ind w:left="1134" w:hanging="1134"/>
      <w:textAlignment w:val="auto"/>
    </w:pPr>
    <w:rPr>
      <w:rFonts w:eastAsia="SimSun"/>
    </w:rPr>
  </w:style>
  <w:style w:type="paragraph" w:customStyle="1" w:styleId="Object">
    <w:name w:val="Object"/>
    <w:basedOn w:val="Subject"/>
    <w:next w:val="Subject"/>
    <w:uiPriority w:val="99"/>
    <w:rsid w:val="00B518E0"/>
  </w:style>
  <w:style w:type="paragraph" w:customStyle="1" w:styleId="Data">
    <w:name w:val="Data"/>
    <w:basedOn w:val="Subject"/>
    <w:next w:val="Subject"/>
    <w:uiPriority w:val="99"/>
    <w:rsid w:val="00B518E0"/>
  </w:style>
  <w:style w:type="paragraph" w:customStyle="1" w:styleId="Statement">
    <w:name w:val="Statement"/>
    <w:basedOn w:val="SpecialFooter"/>
    <w:uiPriority w:val="99"/>
    <w:rsid w:val="00B518E0"/>
    <w:pPr>
      <w:tabs>
        <w:tab w:val="clear" w:pos="567"/>
        <w:tab w:val="clear" w:pos="1134"/>
        <w:tab w:val="clear" w:pos="1701"/>
        <w:tab w:val="clear" w:pos="2268"/>
        <w:tab w:val="clear" w:pos="2835"/>
      </w:tabs>
      <w:suppressAutoHyphens/>
      <w:overflowPunct/>
      <w:autoSpaceDE/>
      <w:adjustRightInd/>
      <w:textAlignment w:val="auto"/>
    </w:pPr>
    <w:rPr>
      <w:rFonts w:eastAsia="SimSun"/>
      <w:b/>
      <w:caps/>
      <w:sz w:val="22"/>
      <w:u w:val="single"/>
    </w:rPr>
  </w:style>
  <w:style w:type="paragraph" w:customStyle="1" w:styleId="Rientra1">
    <w:name w:val="Rientra1"/>
    <w:basedOn w:val="a1"/>
    <w:uiPriority w:val="99"/>
    <w:rsid w:val="00B518E0"/>
    <w:pPr>
      <w:numPr>
        <w:numId w:val="20"/>
      </w:numPr>
      <w:tabs>
        <w:tab w:val="clear" w:pos="1134"/>
        <w:tab w:val="clear" w:pos="1871"/>
        <w:tab w:val="clear" w:pos="2268"/>
        <w:tab w:val="left" w:pos="0"/>
      </w:tabs>
      <w:suppressAutoHyphens/>
      <w:overflowPunct/>
      <w:autoSpaceDE/>
      <w:adjustRightInd/>
      <w:spacing w:before="60" w:after="60"/>
      <w:ind w:left="0" w:firstLine="0"/>
      <w:jc w:val="both"/>
      <w:textAlignment w:val="auto"/>
    </w:pPr>
    <w:rPr>
      <w:rFonts w:eastAsia="SimSun"/>
      <w:sz w:val="20"/>
    </w:rPr>
  </w:style>
  <w:style w:type="paragraph" w:customStyle="1" w:styleId="PointBullet1a">
    <w:name w:val="PointBullet1(a)"/>
    <w:basedOn w:val="a1"/>
    <w:autoRedefine/>
    <w:uiPriority w:val="99"/>
    <w:rsid w:val="00B518E0"/>
    <w:pPr>
      <w:tabs>
        <w:tab w:val="clear" w:pos="1134"/>
        <w:tab w:val="clear" w:pos="1871"/>
        <w:tab w:val="clear" w:pos="2268"/>
        <w:tab w:val="left" w:pos="425"/>
        <w:tab w:val="left" w:pos="1560"/>
        <w:tab w:val="left" w:pos="4320"/>
      </w:tabs>
      <w:suppressAutoHyphens/>
      <w:overflowPunct/>
      <w:autoSpaceDE/>
      <w:adjustRightInd/>
      <w:spacing w:before="60" w:after="60"/>
      <w:ind w:left="1200" w:hanging="425"/>
      <w:jc w:val="both"/>
      <w:textAlignment w:val="auto"/>
    </w:pPr>
    <w:rPr>
      <w:rFonts w:eastAsia="SimSun"/>
      <w:b/>
      <w:sz w:val="20"/>
      <w:lang w:val="en-US"/>
    </w:rPr>
  </w:style>
  <w:style w:type="paragraph" w:customStyle="1" w:styleId="toc01i">
    <w:name w:val="toc01i"/>
    <w:basedOn w:val="toc01"/>
    <w:uiPriority w:val="99"/>
    <w:rsid w:val="00B518E0"/>
    <w:pPr>
      <w:numPr>
        <w:numId w:val="0"/>
      </w:numPr>
      <w:tabs>
        <w:tab w:val="clear" w:pos="360"/>
        <w:tab w:val="left" w:pos="425"/>
      </w:tabs>
    </w:pPr>
    <w:rPr>
      <w:i/>
    </w:rPr>
  </w:style>
  <w:style w:type="paragraph" w:customStyle="1" w:styleId="toc01">
    <w:name w:val="toc01"/>
    <w:basedOn w:val="a1"/>
    <w:uiPriority w:val="99"/>
    <w:rsid w:val="00B518E0"/>
    <w:pPr>
      <w:numPr>
        <w:numId w:val="22"/>
      </w:numPr>
      <w:tabs>
        <w:tab w:val="clear" w:pos="1134"/>
        <w:tab w:val="clear" w:pos="1871"/>
        <w:tab w:val="clear" w:pos="2268"/>
        <w:tab w:val="left" w:pos="360"/>
      </w:tabs>
      <w:suppressAutoHyphens/>
      <w:overflowPunct/>
      <w:autoSpaceDE/>
      <w:adjustRightInd/>
      <w:spacing w:before="136" w:after="60"/>
      <w:ind w:left="0" w:firstLine="0"/>
      <w:textAlignment w:val="auto"/>
    </w:pPr>
    <w:rPr>
      <w:rFonts w:eastAsia="SimSun"/>
    </w:rPr>
  </w:style>
  <w:style w:type="paragraph" w:customStyle="1" w:styleId="B1Sft">
    <w:name w:val="B1Sft"/>
    <w:basedOn w:val="B10"/>
    <w:uiPriority w:val="99"/>
    <w:rsid w:val="00B518E0"/>
    <w:pPr>
      <w:widowControl/>
      <w:numPr>
        <w:numId w:val="21"/>
      </w:numPr>
      <w:tabs>
        <w:tab w:val="clear" w:pos="794"/>
        <w:tab w:val="clear" w:pos="1191"/>
        <w:tab w:val="clear" w:pos="1588"/>
        <w:tab w:val="clear" w:pos="1985"/>
        <w:tab w:val="left" w:pos="360"/>
      </w:tabs>
      <w:suppressAutoHyphens/>
      <w:autoSpaceDN w:val="0"/>
      <w:spacing w:after="60"/>
      <w:ind w:left="0" w:firstLine="0"/>
    </w:pPr>
    <w:rPr>
      <w:kern w:val="0"/>
      <w:sz w:val="24"/>
      <w:szCs w:val="20"/>
      <w:lang w:val="en-GB" w:eastAsia="en-US"/>
    </w:rPr>
  </w:style>
  <w:style w:type="paragraph" w:customStyle="1" w:styleId="1">
    <w:name w:val="½À²Ù1"/>
    <w:basedOn w:val="a1"/>
    <w:uiPriority w:val="99"/>
    <w:rsid w:val="00B518E0"/>
    <w:pPr>
      <w:numPr>
        <w:numId w:val="23"/>
      </w:numPr>
      <w:tabs>
        <w:tab w:val="clear" w:pos="1134"/>
        <w:tab w:val="clear" w:pos="1871"/>
        <w:tab w:val="clear" w:pos="2268"/>
        <w:tab w:val="left" w:pos="0"/>
      </w:tabs>
      <w:suppressAutoHyphens/>
      <w:overflowPunct/>
      <w:autoSpaceDE/>
      <w:adjustRightInd/>
      <w:spacing w:before="60" w:after="60"/>
      <w:ind w:left="0" w:firstLine="0"/>
      <w:textAlignment w:val="auto"/>
    </w:pPr>
    <w:rPr>
      <w:rFonts w:eastAsia="SimSun"/>
      <w:b/>
      <w:i/>
    </w:rPr>
  </w:style>
  <w:style w:type="paragraph" w:customStyle="1" w:styleId="affffc">
    <w:name w:val="½"/>
    <w:basedOn w:val="a1"/>
    <w:uiPriority w:val="99"/>
    <w:rsid w:val="00B518E0"/>
    <w:pPr>
      <w:tabs>
        <w:tab w:val="clear" w:pos="1134"/>
        <w:tab w:val="clear" w:pos="1871"/>
        <w:tab w:val="clear" w:pos="2268"/>
        <w:tab w:val="left" w:pos="425"/>
      </w:tabs>
      <w:suppressAutoHyphens/>
      <w:overflowPunct/>
      <w:autoSpaceDE/>
      <w:adjustRightInd/>
      <w:spacing w:before="0"/>
      <w:ind w:left="425" w:hanging="425"/>
      <w:textAlignment w:val="auto"/>
    </w:pPr>
    <w:rPr>
      <w:rFonts w:eastAsia="SimSun"/>
      <w:b/>
      <w:i/>
      <w:lang w:eastAsia="zh-CN"/>
    </w:rPr>
  </w:style>
  <w:style w:type="paragraph" w:customStyle="1" w:styleId="Edt-ind">
    <w:name w:val="Edt-ind"/>
    <w:basedOn w:val="affffc"/>
    <w:uiPriority w:val="99"/>
    <w:rsid w:val="00B518E0"/>
  </w:style>
  <w:style w:type="character" w:customStyle="1" w:styleId="FootnoteTextChar2">
    <w:name w:val="Footnote Text Char2"/>
    <w:aliases w:val="ALTS FOOTNOTE Char1,Footnote Text Char1 Char1,Footnote Text Char Char1 Char1,Footnote Text Char4 Char Char Char1,Footnote Text Char1 Char1 Char1 Char Char1,Footnote Text Char Char1 Char1 Char Char Char1,DNV- Char1"/>
    <w:rsid w:val="00B518E0"/>
    <w:rPr>
      <w:sz w:val="22"/>
      <w:lang w:val="en-GB" w:eastAsia="en-US"/>
    </w:rPr>
  </w:style>
  <w:style w:type="character" w:customStyle="1" w:styleId="FooterChar1">
    <w:name w:val="Footer Char1"/>
    <w:aliases w:val="footer odd Char1,fo Char1"/>
    <w:basedOn w:val="a2"/>
    <w:uiPriority w:val="99"/>
    <w:rsid w:val="00B518E0"/>
    <w:rPr>
      <w:rFonts w:ascii="Times New Roman" w:hAnsi="Times New Roman" w:cs="Times New Roman"/>
      <w:caps/>
      <w:sz w:val="16"/>
      <w:lang w:val="en-GB" w:eastAsia="en-US"/>
    </w:rPr>
  </w:style>
  <w:style w:type="character" w:customStyle="1" w:styleId="CommentSubjectChar1">
    <w:name w:val="Comment Subject Char1"/>
    <w:basedOn w:val="CommentTextChar1"/>
    <w:uiPriority w:val="99"/>
    <w:rsid w:val="00B518E0"/>
    <w:rPr>
      <w:rFonts w:ascii="Times New Roman" w:hAnsi="Times New Roman" w:cs="Times New Roman" w:hint="default"/>
      <w:b/>
      <w:bCs/>
      <w:lang w:val="en-GB" w:eastAsia="en-US"/>
    </w:rPr>
  </w:style>
  <w:style w:type="character" w:customStyle="1" w:styleId="1ff2">
    <w:name w:val="コメント内容 (文字)1"/>
    <w:basedOn w:val="1fa"/>
    <w:rsid w:val="00B518E0"/>
    <w:rPr>
      <w:rFonts w:ascii="Times New Roman" w:hAnsi="Times New Roman"/>
      <w:b/>
      <w:bCs/>
      <w:sz w:val="24"/>
      <w:lang w:val="en-GB" w:eastAsia="en-US"/>
    </w:rPr>
  </w:style>
  <w:style w:type="character" w:customStyle="1" w:styleId="FooterChar2">
    <w:name w:val="Footer Char2"/>
    <w:aliases w:val="footer odd Char2,fo Char2"/>
    <w:rsid w:val="00B518E0"/>
    <w:rPr>
      <w:rFonts w:ascii="Times New Roman" w:hAnsi="Times New Roman"/>
      <w:caps/>
      <w:sz w:val="16"/>
      <w:lang w:val="en-GB" w:eastAsia="en-US"/>
    </w:rPr>
  </w:style>
  <w:style w:type="character" w:customStyle="1" w:styleId="FootnoteTextChar3">
    <w:name w:val="Footnote Text Char3"/>
    <w:aliases w:val="ALTS FOOTNOTE Char2,Footnote Text Char1 Char2,Footnote Text Char Char1 Char2,Footnote Text Char4 Char Char Char2,Footnote Text Char1 Char1 Char1 Char Char2,Footnote Text Char Char1 Char1 Char Char Char2,DNV-FT Char1,DN Char1"/>
    <w:uiPriority w:val="99"/>
    <w:rsid w:val="00B518E0"/>
    <w:rPr>
      <w:rFonts w:ascii="Times New Roman" w:hAnsi="Times New Roman"/>
      <w:sz w:val="24"/>
      <w:lang w:val="en-GB" w:eastAsia="en-US"/>
    </w:rPr>
  </w:style>
  <w:style w:type="character" w:customStyle="1" w:styleId="HeaderChar1">
    <w:name w:val="Header Char1"/>
    <w:aliases w:val="header odd Char1,header odd1 Char1,header odd2 Char1,header odd3 Char1,header odd4 Char1,header odd5 Char1,header odd6 Char1,header1 Char1,header2 Char1,header3 Char1,header odd11 Char1,header odd21 Char1,header odd7 Char1,header4 Char1"/>
    <w:rsid w:val="00B518E0"/>
    <w:rPr>
      <w:rFonts w:ascii="Times New Roman" w:hAnsi="Times New Roman"/>
      <w:sz w:val="18"/>
      <w:lang w:val="en-GB" w:eastAsia="en-US"/>
    </w:rPr>
  </w:style>
  <w:style w:type="paragraph" w:customStyle="1" w:styleId="AnnexNotitle0">
    <w:name w:val="Annex_No &amp; title"/>
    <w:basedOn w:val="a1"/>
    <w:next w:val="Normalaftertitle"/>
    <w:rsid w:val="00B518E0"/>
    <w:pPr>
      <w:keepNext/>
      <w:keepLines/>
      <w:tabs>
        <w:tab w:val="clear" w:pos="1134"/>
        <w:tab w:val="clear" w:pos="1871"/>
        <w:tab w:val="clear" w:pos="2268"/>
        <w:tab w:val="left" w:pos="794"/>
        <w:tab w:val="left" w:pos="1191"/>
        <w:tab w:val="left" w:pos="1588"/>
        <w:tab w:val="left" w:pos="1985"/>
      </w:tabs>
      <w:suppressAutoHyphens/>
      <w:adjustRightInd/>
      <w:spacing w:before="480"/>
      <w:jc w:val="center"/>
    </w:pPr>
    <w:rPr>
      <w:b/>
      <w:bCs/>
      <w:sz w:val="28"/>
      <w:szCs w:val="28"/>
    </w:rPr>
  </w:style>
  <w:style w:type="paragraph" w:customStyle="1" w:styleId="FooterQP">
    <w:name w:val="Footer_QP"/>
    <w:basedOn w:val="a1"/>
    <w:rsid w:val="00B518E0"/>
    <w:pPr>
      <w:tabs>
        <w:tab w:val="clear" w:pos="1134"/>
        <w:tab w:val="clear" w:pos="1871"/>
        <w:tab w:val="clear" w:pos="2268"/>
        <w:tab w:val="left" w:pos="907"/>
        <w:tab w:val="right" w:pos="8789"/>
        <w:tab w:val="right" w:pos="9639"/>
      </w:tabs>
      <w:suppressAutoHyphens/>
      <w:adjustRightInd/>
      <w:spacing w:before="0"/>
    </w:pPr>
    <w:rPr>
      <w:b/>
      <w:bCs/>
      <w:sz w:val="22"/>
      <w:szCs w:val="22"/>
      <w:lang w:val="fr-FR"/>
    </w:rPr>
  </w:style>
  <w:style w:type="paragraph" w:customStyle="1" w:styleId="CEOIndent-bulletsblackdot">
    <w:name w:val="CEO_Indent-bulletsblackdot"/>
    <w:basedOn w:val="a1"/>
    <w:rsid w:val="00B518E0"/>
    <w:pPr>
      <w:numPr>
        <w:numId w:val="24"/>
      </w:numPr>
      <w:tabs>
        <w:tab w:val="clear" w:pos="1134"/>
        <w:tab w:val="clear" w:pos="1871"/>
        <w:tab w:val="clear" w:pos="2268"/>
        <w:tab w:val="left" w:pos="0"/>
      </w:tabs>
      <w:suppressAutoHyphens/>
      <w:overflowPunct/>
      <w:autoSpaceDE/>
      <w:adjustRightInd/>
      <w:spacing w:before="60" w:after="60"/>
      <w:ind w:left="0" w:firstLine="0"/>
      <w:textAlignment w:val="auto"/>
    </w:pPr>
    <w:rPr>
      <w:rFonts w:ascii="Verdana" w:eastAsia="SimHei" w:hAnsi="Verdana" w:cs="Simplified Arabic"/>
      <w:bCs/>
      <w:sz w:val="19"/>
      <w:szCs w:val="19"/>
    </w:rPr>
  </w:style>
  <w:style w:type="character" w:customStyle="1" w:styleId="A20">
    <w:name w:val="A2"/>
    <w:uiPriority w:val="99"/>
    <w:rsid w:val="00B518E0"/>
    <w:rPr>
      <w:rFonts w:cs="Helvetica-Light"/>
      <w:color w:val="000000"/>
      <w:sz w:val="22"/>
      <w:szCs w:val="22"/>
    </w:rPr>
  </w:style>
  <w:style w:type="paragraph" w:customStyle="1" w:styleId="Header2">
    <w:name w:val="Header2"/>
    <w:basedOn w:val="aa"/>
    <w:rsid w:val="00B518E0"/>
    <w:pPr>
      <w:tabs>
        <w:tab w:val="clear" w:pos="1134"/>
        <w:tab w:val="clear" w:pos="1871"/>
        <w:tab w:val="clear" w:pos="2268"/>
        <w:tab w:val="center" w:pos="4536"/>
        <w:tab w:val="right" w:pos="9072"/>
      </w:tabs>
      <w:suppressAutoHyphens/>
      <w:overflowPunct/>
      <w:autoSpaceDE/>
      <w:adjustRightInd/>
      <w:jc w:val="left"/>
      <w:textAlignment w:val="auto"/>
    </w:pPr>
    <w:rPr>
      <w:rFonts w:ascii="Arial" w:eastAsia="SimSun" w:hAnsi="Arial"/>
      <w:b/>
      <w:sz w:val="22"/>
      <w:lang w:val="nb-NO" w:eastAsia="de-DE"/>
    </w:rPr>
  </w:style>
  <w:style w:type="character" w:customStyle="1" w:styleId="KommentartextZchn1">
    <w:name w:val="Kommentartext Zchn1"/>
    <w:basedOn w:val="a2"/>
    <w:rsid w:val="00B518E0"/>
    <w:rPr>
      <w:lang w:val="fr-FR" w:eastAsia="en-US"/>
    </w:rPr>
  </w:style>
  <w:style w:type="character" w:customStyle="1" w:styleId="KommentarthemaZchn1">
    <w:name w:val="Kommentarthema Zchn1"/>
    <w:basedOn w:val="KommentartextZchn1"/>
    <w:rsid w:val="00B518E0"/>
    <w:rPr>
      <w:b/>
      <w:bCs/>
      <w:lang w:val="fr-FR" w:eastAsia="en-US"/>
    </w:rPr>
  </w:style>
  <w:style w:type="paragraph" w:customStyle="1" w:styleId="StyleHeading1Complex11pt">
    <w:name w:val="Style Heading 1 + (Complex) 11 pt"/>
    <w:basedOn w:val="10"/>
    <w:rsid w:val="00B518E0"/>
    <w:pPr>
      <w:keepLines w:val="0"/>
      <w:tabs>
        <w:tab w:val="clear" w:pos="1134"/>
        <w:tab w:val="clear" w:pos="1871"/>
        <w:tab w:val="clear" w:pos="2268"/>
        <w:tab w:val="left" w:pos="432"/>
      </w:tabs>
      <w:suppressAutoHyphens/>
      <w:overflowPunct/>
      <w:autoSpaceDE/>
      <w:adjustRightInd/>
      <w:spacing w:before="360" w:after="60"/>
      <w:ind w:left="431" w:hanging="431"/>
      <w:jc w:val="both"/>
      <w:textAlignment w:val="auto"/>
    </w:pPr>
    <w:rPr>
      <w:rFonts w:ascii="Arial" w:eastAsia="SimSun" w:hAnsi="Arial"/>
      <w:bCs/>
      <w:kern w:val="3"/>
      <w:sz w:val="22"/>
      <w:szCs w:val="22"/>
      <w:lang w:eastAsia="fr-FR"/>
    </w:rPr>
  </w:style>
  <w:style w:type="character" w:customStyle="1" w:styleId="pp-headline-item">
    <w:name w:val="pp-headline-item"/>
    <w:basedOn w:val="a2"/>
    <w:rsid w:val="00B518E0"/>
  </w:style>
  <w:style w:type="numbering" w:customStyle="1" w:styleId="LFO19">
    <w:name w:val="LFO19"/>
    <w:basedOn w:val="a4"/>
    <w:rsid w:val="00B518E0"/>
    <w:pPr>
      <w:numPr>
        <w:numId w:val="20"/>
      </w:numPr>
    </w:pPr>
  </w:style>
  <w:style w:type="numbering" w:customStyle="1" w:styleId="LFO20">
    <w:name w:val="LFO20"/>
    <w:basedOn w:val="a4"/>
    <w:rsid w:val="00B518E0"/>
    <w:pPr>
      <w:numPr>
        <w:numId w:val="21"/>
      </w:numPr>
    </w:pPr>
  </w:style>
  <w:style w:type="numbering" w:customStyle="1" w:styleId="LFO21">
    <w:name w:val="LFO21"/>
    <w:basedOn w:val="a4"/>
    <w:rsid w:val="00B518E0"/>
    <w:pPr>
      <w:numPr>
        <w:numId w:val="22"/>
      </w:numPr>
    </w:pPr>
  </w:style>
  <w:style w:type="numbering" w:customStyle="1" w:styleId="LFO22">
    <w:name w:val="LFO22"/>
    <w:basedOn w:val="a4"/>
    <w:rsid w:val="00B518E0"/>
    <w:pPr>
      <w:numPr>
        <w:numId w:val="23"/>
      </w:numPr>
    </w:pPr>
  </w:style>
  <w:style w:type="numbering" w:customStyle="1" w:styleId="LFO23">
    <w:name w:val="LFO23"/>
    <w:basedOn w:val="a4"/>
    <w:rsid w:val="00B518E0"/>
    <w:pPr>
      <w:numPr>
        <w:numId w:val="24"/>
      </w:numPr>
    </w:pPr>
  </w:style>
  <w:style w:type="character" w:customStyle="1" w:styleId="BalloonTextChar1">
    <w:name w:val="Balloon Text Char1"/>
    <w:uiPriority w:val="99"/>
    <w:rsid w:val="00B518E0"/>
    <w:rPr>
      <w:rFonts w:ascii="Times New Roman" w:hAnsi="Times New Roman"/>
      <w:sz w:val="18"/>
      <w:szCs w:val="18"/>
      <w:lang w:val="en-GB" w:eastAsia="en-US"/>
    </w:rPr>
  </w:style>
  <w:style w:type="paragraph" w:customStyle="1" w:styleId="CommentText1">
    <w:name w:val="Comment Text1"/>
    <w:basedOn w:val="a1"/>
    <w:next w:val="af5"/>
    <w:link w:val="CommentTextChar2"/>
    <w:rsid w:val="00B518E0"/>
    <w:rPr>
      <w:rFonts w:eastAsiaTheme="minorEastAsia"/>
      <w:sz w:val="20"/>
    </w:rPr>
  </w:style>
  <w:style w:type="character" w:customStyle="1" w:styleId="CommentTextChar2">
    <w:name w:val="Comment Text Char2"/>
    <w:link w:val="CommentText1"/>
    <w:rsid w:val="00B518E0"/>
    <w:rPr>
      <w:rFonts w:ascii="Times New Roman" w:eastAsiaTheme="minorEastAsia" w:hAnsi="Times New Roman"/>
      <w:lang w:val="en-GB" w:eastAsia="en-US"/>
    </w:rPr>
  </w:style>
  <w:style w:type="paragraph" w:customStyle="1" w:styleId="CommentSubject1">
    <w:name w:val="Comment Subject1"/>
    <w:basedOn w:val="af5"/>
    <w:next w:val="af5"/>
    <w:uiPriority w:val="99"/>
    <w:rsid w:val="00B518E0"/>
    <w:rPr>
      <w:rFonts w:eastAsia="SimSun"/>
      <w:b/>
      <w:bCs/>
      <w:sz w:val="20"/>
    </w:rPr>
  </w:style>
  <w:style w:type="character" w:customStyle="1" w:styleId="CommentSubjectChar2">
    <w:name w:val="Comment Subject Char2"/>
    <w:rsid w:val="00B518E0"/>
    <w:rPr>
      <w:rFonts w:ascii="Times New Roman" w:eastAsiaTheme="minorEastAsia" w:hAnsi="Times New Roman"/>
      <w:b/>
      <w:bCs/>
      <w:lang w:val="en-GB"/>
    </w:rPr>
  </w:style>
  <w:style w:type="paragraph" w:customStyle="1" w:styleId="b12">
    <w:name w:val="b1"/>
    <w:basedOn w:val="a1"/>
    <w:next w:val="aff3"/>
    <w:link w:val="BodyTextChar1"/>
    <w:uiPriority w:val="99"/>
    <w:rsid w:val="00B518E0"/>
    <w:pPr>
      <w:spacing w:after="120"/>
    </w:pPr>
    <w:rPr>
      <w:rFonts w:eastAsiaTheme="minorEastAsia"/>
    </w:rPr>
  </w:style>
  <w:style w:type="character" w:customStyle="1" w:styleId="BodyTextChar1">
    <w:name w:val="Body Text Char1"/>
    <w:aliases w:val="b Char"/>
    <w:basedOn w:val="a2"/>
    <w:link w:val="b12"/>
    <w:uiPriority w:val="99"/>
    <w:rsid w:val="00B518E0"/>
    <w:rPr>
      <w:rFonts w:ascii="Times New Roman" w:eastAsiaTheme="minorEastAsia" w:hAnsi="Times New Roman"/>
      <w:sz w:val="24"/>
      <w:lang w:val="en-GB" w:eastAsia="en-US"/>
    </w:rPr>
  </w:style>
  <w:style w:type="character" w:customStyle="1" w:styleId="BodyTextChar2">
    <w:name w:val="Body Text Char2"/>
    <w:basedOn w:val="a2"/>
    <w:rsid w:val="00B518E0"/>
    <w:rPr>
      <w:rFonts w:ascii="LMMNHP+BookmanOldStyle" w:eastAsia="바탕" w:hAnsi="LMMNHP+BookmanOldStyle"/>
      <w:color w:val="000000"/>
      <w:kern w:val="3"/>
      <w:sz w:val="24"/>
      <w:szCs w:val="24"/>
      <w:lang w:eastAsia="ja-JP"/>
    </w:rPr>
  </w:style>
  <w:style w:type="character" w:customStyle="1" w:styleId="BodyTextFirstIndentChar1">
    <w:name w:val="Body Text First Indent Char1"/>
    <w:basedOn w:val="BodyTextChar1"/>
    <w:rsid w:val="00B518E0"/>
    <w:rPr>
      <w:rFonts w:ascii="Arial" w:eastAsia="SimSun" w:hAnsi="Arial"/>
      <w:kern w:val="3"/>
      <w:sz w:val="21"/>
      <w:szCs w:val="21"/>
      <w:lang w:val="en-GB" w:eastAsia="en-US"/>
    </w:rPr>
  </w:style>
  <w:style w:type="character" w:customStyle="1" w:styleId="Heading5Char1">
    <w:name w:val="Heading 5 Char1"/>
    <w:aliases w:val="H5 Char"/>
    <w:basedOn w:val="a2"/>
    <w:rsid w:val="00B518E0"/>
    <w:rPr>
      <w:rFonts w:ascii="Times New Roman" w:hAnsi="Times New Roman"/>
      <w:b/>
      <w:sz w:val="24"/>
      <w:lang w:val="en-GB" w:eastAsia="en-US"/>
    </w:rPr>
  </w:style>
  <w:style w:type="character" w:customStyle="1" w:styleId="Heading7Char1">
    <w:name w:val="Heading 7 Char1"/>
    <w:aliases w:val="H7 Char,8 Char"/>
    <w:basedOn w:val="a2"/>
    <w:rsid w:val="00B518E0"/>
    <w:rPr>
      <w:rFonts w:ascii="Times New Roman" w:hAnsi="Times New Roman"/>
      <w:b/>
      <w:sz w:val="24"/>
      <w:lang w:val="en-GB" w:eastAsia="en-US"/>
    </w:rPr>
  </w:style>
  <w:style w:type="character" w:customStyle="1" w:styleId="Heading8Char1">
    <w:name w:val="Heading 8 Char1"/>
    <w:aliases w:val="Table Heading Char"/>
    <w:basedOn w:val="a2"/>
    <w:rsid w:val="00B518E0"/>
    <w:rPr>
      <w:rFonts w:ascii="Times New Roman" w:hAnsi="Times New Roman"/>
      <w:b/>
      <w:sz w:val="24"/>
      <w:lang w:val="en-GB" w:eastAsia="en-US"/>
    </w:rPr>
  </w:style>
  <w:style w:type="character" w:customStyle="1" w:styleId="Heading9Char1">
    <w:name w:val="Heading 9 Char1"/>
    <w:aliases w:val="Figure Heading Char,FH Char"/>
    <w:basedOn w:val="a2"/>
    <w:rsid w:val="00B518E0"/>
    <w:rPr>
      <w:rFonts w:ascii="Times New Roman" w:hAnsi="Times New Roman"/>
      <w:b/>
      <w:sz w:val="24"/>
      <w:lang w:val="en-GB" w:eastAsia="en-US"/>
    </w:rPr>
  </w:style>
  <w:style w:type="character" w:customStyle="1" w:styleId="ListParagraphChar1">
    <w:name w:val="List Paragraph Char1"/>
    <w:basedOn w:val="a2"/>
    <w:uiPriority w:val="34"/>
    <w:locked/>
    <w:rsid w:val="00B518E0"/>
    <w:rPr>
      <w:rFonts w:ascii="Times New Roman" w:eastAsia="SimSun" w:hAnsi="Times New Roman"/>
      <w:sz w:val="24"/>
      <w:lang w:val="en-GB" w:eastAsia="en-US"/>
    </w:rPr>
  </w:style>
  <w:style w:type="paragraph" w:customStyle="1" w:styleId="NormalWeb1">
    <w:name w:val="Normal (Web)1"/>
    <w:basedOn w:val="a1"/>
    <w:next w:val="af8"/>
    <w:uiPriority w:val="99"/>
    <w:unhideWhenUsed/>
    <w:rsid w:val="00B518E0"/>
    <w:pPr>
      <w:tabs>
        <w:tab w:val="clear" w:pos="1134"/>
        <w:tab w:val="clear" w:pos="1871"/>
        <w:tab w:val="clear" w:pos="2268"/>
      </w:tabs>
      <w:overflowPunct/>
      <w:autoSpaceDE/>
      <w:autoSpaceDN/>
      <w:adjustRightInd/>
      <w:spacing w:before="100" w:beforeAutospacing="1" w:after="100" w:afterAutospacing="1"/>
      <w:textAlignment w:val="auto"/>
    </w:pPr>
    <w:rPr>
      <w:rFonts w:eastAsia="SimSun"/>
      <w:szCs w:val="24"/>
      <w:lang w:val="en-US"/>
    </w:rPr>
  </w:style>
  <w:style w:type="character" w:customStyle="1" w:styleId="DocumentMapChar1">
    <w:name w:val="Document Map Char1"/>
    <w:basedOn w:val="a2"/>
    <w:rsid w:val="00B518E0"/>
    <w:rPr>
      <w:rFonts w:ascii="MS UI Gothic" w:eastAsia="MS UI Gothic" w:hAnsi="MS UI Gothic"/>
      <w:sz w:val="18"/>
      <w:szCs w:val="18"/>
      <w:lang w:val="en-GB" w:eastAsia="en-US"/>
    </w:rPr>
  </w:style>
  <w:style w:type="paragraph" w:customStyle="1" w:styleId="BodyText21">
    <w:name w:val="Body Text 21"/>
    <w:basedOn w:val="a1"/>
    <w:next w:val="27"/>
    <w:link w:val="BodyText2Char1"/>
    <w:uiPriority w:val="99"/>
    <w:rsid w:val="00B518E0"/>
    <w:pPr>
      <w:widowControl w:val="0"/>
      <w:tabs>
        <w:tab w:val="clear" w:pos="1134"/>
        <w:tab w:val="clear" w:pos="1871"/>
        <w:tab w:val="clear" w:pos="2268"/>
      </w:tabs>
      <w:overflowPunct/>
      <w:autoSpaceDE/>
      <w:autoSpaceDN/>
      <w:adjustRightInd/>
      <w:spacing w:before="0"/>
      <w:jc w:val="both"/>
      <w:textAlignment w:val="auto"/>
    </w:pPr>
    <w:rPr>
      <w:rFonts w:eastAsiaTheme="minorEastAsia"/>
      <w:lang w:val="en-US"/>
    </w:rPr>
  </w:style>
  <w:style w:type="character" w:customStyle="1" w:styleId="BodyText2Char1">
    <w:name w:val="Body Text 2 Char1"/>
    <w:basedOn w:val="a2"/>
    <w:link w:val="BodyText21"/>
    <w:uiPriority w:val="99"/>
    <w:rsid w:val="00B518E0"/>
    <w:rPr>
      <w:rFonts w:ascii="Times New Roman" w:eastAsiaTheme="minorEastAsia" w:hAnsi="Times New Roman"/>
      <w:sz w:val="24"/>
      <w:lang w:eastAsia="en-US"/>
    </w:rPr>
  </w:style>
  <w:style w:type="paragraph" w:customStyle="1" w:styleId="ListBullet1">
    <w:name w:val="List Bullet1"/>
    <w:basedOn w:val="aff2"/>
    <w:next w:val="aff5"/>
    <w:uiPriority w:val="99"/>
    <w:rsid w:val="00B518E0"/>
    <w:pPr>
      <w:tabs>
        <w:tab w:val="clear" w:pos="1134"/>
        <w:tab w:val="clear" w:pos="1871"/>
        <w:tab w:val="clear" w:pos="2268"/>
      </w:tabs>
      <w:spacing w:before="0" w:after="180"/>
      <w:ind w:left="568" w:firstLineChars="0" w:hanging="284"/>
      <w:contextualSpacing w:val="0"/>
    </w:pPr>
    <w:rPr>
      <w:rFonts w:eastAsia="SimSun"/>
      <w:sz w:val="20"/>
    </w:rPr>
  </w:style>
  <w:style w:type="paragraph" w:customStyle="1" w:styleId="BodyTextIndent1">
    <w:name w:val="Body Text Indent1"/>
    <w:basedOn w:val="a1"/>
    <w:next w:val="affa"/>
    <w:link w:val="BodyTextIndentChar1"/>
    <w:uiPriority w:val="99"/>
    <w:rsid w:val="00B518E0"/>
    <w:pPr>
      <w:tabs>
        <w:tab w:val="clear" w:pos="1134"/>
        <w:tab w:val="clear" w:pos="1871"/>
        <w:tab w:val="clear" w:pos="2268"/>
      </w:tabs>
      <w:overflowPunct/>
      <w:autoSpaceDE/>
      <w:autoSpaceDN/>
      <w:adjustRightInd/>
      <w:spacing w:before="0" w:after="120"/>
      <w:ind w:left="360"/>
      <w:textAlignment w:val="auto"/>
    </w:pPr>
    <w:rPr>
      <w:rFonts w:eastAsiaTheme="minorEastAsia"/>
    </w:rPr>
  </w:style>
  <w:style w:type="character" w:customStyle="1" w:styleId="BodyTextIndentChar1">
    <w:name w:val="Body Text Indent Char1"/>
    <w:basedOn w:val="a2"/>
    <w:link w:val="BodyTextIndent1"/>
    <w:uiPriority w:val="99"/>
    <w:rsid w:val="00B518E0"/>
    <w:rPr>
      <w:rFonts w:ascii="Times New Roman" w:eastAsiaTheme="minorEastAsia" w:hAnsi="Times New Roman"/>
      <w:sz w:val="24"/>
      <w:lang w:val="en-GB" w:eastAsia="en-US"/>
    </w:rPr>
  </w:style>
  <w:style w:type="paragraph" w:customStyle="1" w:styleId="List21">
    <w:name w:val="List 21"/>
    <w:basedOn w:val="a1"/>
    <w:next w:val="24"/>
    <w:uiPriority w:val="99"/>
    <w:rsid w:val="00B518E0"/>
    <w:pPr>
      <w:tabs>
        <w:tab w:val="clear" w:pos="1134"/>
        <w:tab w:val="clear" w:pos="1871"/>
        <w:tab w:val="clear" w:pos="2268"/>
      </w:tabs>
      <w:overflowPunct/>
      <w:autoSpaceDE/>
      <w:autoSpaceDN/>
      <w:adjustRightInd/>
      <w:spacing w:before="0"/>
      <w:ind w:left="720" w:hanging="360"/>
      <w:textAlignment w:val="auto"/>
    </w:pPr>
    <w:rPr>
      <w:rFonts w:eastAsia="SimSun"/>
    </w:rPr>
  </w:style>
  <w:style w:type="paragraph" w:customStyle="1" w:styleId="EndnoteText1">
    <w:name w:val="Endnote Text1"/>
    <w:basedOn w:val="a1"/>
    <w:next w:val="afa"/>
    <w:link w:val="EndnoteTextChar1"/>
    <w:uiPriority w:val="99"/>
    <w:rsid w:val="00B518E0"/>
    <w:pPr>
      <w:tabs>
        <w:tab w:val="clear" w:pos="1134"/>
        <w:tab w:val="clear" w:pos="1871"/>
        <w:tab w:val="clear" w:pos="2268"/>
        <w:tab w:val="left" w:pos="794"/>
        <w:tab w:val="left" w:pos="1191"/>
        <w:tab w:val="left" w:pos="1588"/>
        <w:tab w:val="left" w:pos="1985"/>
      </w:tabs>
      <w:spacing w:before="0"/>
      <w:jc w:val="both"/>
    </w:pPr>
    <w:rPr>
      <w:sz w:val="20"/>
    </w:rPr>
  </w:style>
  <w:style w:type="paragraph" w:customStyle="1" w:styleId="TOCHeading1">
    <w:name w:val="TOC Heading1"/>
    <w:basedOn w:val="10"/>
    <w:next w:val="a1"/>
    <w:uiPriority w:val="39"/>
    <w:unhideWhenUsed/>
    <w:qFormat/>
    <w:rsid w:val="00B518E0"/>
    <w:pPr>
      <w:spacing w:before="480"/>
      <w:ind w:left="0" w:firstLine="0"/>
      <w:outlineLvl w:val="9"/>
    </w:pPr>
    <w:rPr>
      <w:rFonts w:ascii="Cambria" w:eastAsia="SimSun" w:hAnsi="Cambria"/>
      <w:bCs/>
      <w:color w:val="365F91"/>
      <w:szCs w:val="28"/>
    </w:rPr>
  </w:style>
  <w:style w:type="character" w:customStyle="1" w:styleId="BodyTextIndent2Char1">
    <w:name w:val="Body Text Indent 2 Char1"/>
    <w:basedOn w:val="a2"/>
    <w:rsid w:val="00B518E0"/>
    <w:rPr>
      <w:rFonts w:ascii="Times New Roman" w:eastAsia="바탕" w:hAnsi="Times New Roman"/>
      <w:sz w:val="24"/>
      <w:szCs w:val="24"/>
      <w:lang w:val="en-GB" w:eastAsia="en-US"/>
    </w:rPr>
  </w:style>
  <w:style w:type="paragraph" w:customStyle="1" w:styleId="TOC91">
    <w:name w:val="TOC 91"/>
    <w:basedOn w:val="a1"/>
    <w:next w:val="a1"/>
    <w:autoRedefine/>
    <w:uiPriority w:val="39"/>
    <w:unhideWhenUsed/>
    <w:rsid w:val="00B518E0"/>
    <w:pPr>
      <w:tabs>
        <w:tab w:val="clear" w:pos="1134"/>
        <w:tab w:val="clear" w:pos="1871"/>
        <w:tab w:val="clear" w:pos="2268"/>
      </w:tabs>
      <w:overflowPunct/>
      <w:autoSpaceDE/>
      <w:autoSpaceDN/>
      <w:adjustRightInd/>
      <w:spacing w:before="0" w:after="100" w:line="276" w:lineRule="auto"/>
      <w:ind w:left="1760"/>
      <w:textAlignment w:val="auto"/>
    </w:pPr>
    <w:rPr>
      <w:rFonts w:ascii="Calibri" w:eastAsia="SimSun" w:hAnsi="Calibri" w:cs="Arial"/>
      <w:sz w:val="22"/>
      <w:szCs w:val="22"/>
      <w:lang w:val="en-US" w:eastAsia="zh-CN"/>
    </w:rPr>
  </w:style>
  <w:style w:type="numbering" w:customStyle="1" w:styleId="KeineListe1">
    <w:name w:val="Keine Liste1"/>
    <w:next w:val="a4"/>
    <w:uiPriority w:val="99"/>
    <w:semiHidden/>
    <w:unhideWhenUsed/>
    <w:rsid w:val="00B518E0"/>
  </w:style>
  <w:style w:type="table" w:customStyle="1" w:styleId="Tabellenraster1">
    <w:name w:val="Tabellenraster1"/>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IndentChar1">
    <w:name w:val="Normal Indent Char1"/>
    <w:basedOn w:val="a2"/>
    <w:rsid w:val="00B518E0"/>
    <w:rPr>
      <w:rFonts w:ascii="Times New Roman" w:hAnsi="Times New Roman"/>
      <w:sz w:val="24"/>
      <w:lang w:val="en-GB" w:eastAsia="en-US"/>
    </w:rPr>
  </w:style>
  <w:style w:type="character" w:customStyle="1" w:styleId="trans">
    <w:name w:val="trans"/>
    <w:rsid w:val="00B518E0"/>
  </w:style>
  <w:style w:type="character" w:customStyle="1" w:styleId="CommentTextChar3">
    <w:name w:val="Comment Text Char3"/>
    <w:basedOn w:val="a2"/>
    <w:rsid w:val="00B518E0"/>
    <w:rPr>
      <w:rFonts w:ascii="Times New Roman" w:eastAsiaTheme="minorEastAsia" w:hAnsi="Times New Roman"/>
      <w:lang w:val="en-GB"/>
    </w:rPr>
  </w:style>
  <w:style w:type="character" w:customStyle="1" w:styleId="CommentSubjectChar3">
    <w:name w:val="Comment Subject Char3"/>
    <w:basedOn w:val="CommentTextChar3"/>
    <w:semiHidden/>
    <w:rsid w:val="00B518E0"/>
    <w:rPr>
      <w:rFonts w:ascii="Times New Roman" w:eastAsiaTheme="minorEastAsia" w:hAnsi="Times New Roman"/>
      <w:b/>
      <w:bCs/>
      <w:lang w:val="en-GB"/>
    </w:rPr>
  </w:style>
  <w:style w:type="character" w:customStyle="1" w:styleId="TitleChar2">
    <w:name w:val="Title Char2"/>
    <w:basedOn w:val="a2"/>
    <w:rsid w:val="00B518E0"/>
    <w:rPr>
      <w:rFonts w:asciiTheme="majorHAnsi" w:eastAsiaTheme="majorEastAsia" w:hAnsiTheme="majorHAnsi" w:cstheme="majorBidi"/>
      <w:color w:val="17365D" w:themeColor="text2" w:themeShade="BF"/>
      <w:spacing w:val="5"/>
      <w:kern w:val="28"/>
      <w:sz w:val="52"/>
      <w:szCs w:val="52"/>
      <w:lang w:val="en-GB" w:eastAsia="en-US"/>
    </w:rPr>
  </w:style>
  <w:style w:type="character" w:customStyle="1" w:styleId="BodyText2Char2">
    <w:name w:val="Body Text 2 Char2"/>
    <w:basedOn w:val="a2"/>
    <w:rsid w:val="00B518E0"/>
    <w:rPr>
      <w:rFonts w:ascii="Times New Roman" w:eastAsia="SimSun" w:hAnsi="Times New Roman"/>
      <w:sz w:val="24"/>
      <w:lang w:eastAsia="en-US"/>
    </w:rPr>
  </w:style>
  <w:style w:type="character" w:customStyle="1" w:styleId="BodyTextIndentChar2">
    <w:name w:val="Body Text Indent Char2"/>
    <w:basedOn w:val="a2"/>
    <w:rsid w:val="00B518E0"/>
    <w:rPr>
      <w:rFonts w:ascii="Times New Roman" w:eastAsia="SimSun" w:hAnsi="Times New Roman"/>
      <w:sz w:val="24"/>
      <w:lang w:val="en-GB" w:eastAsia="en-US"/>
    </w:rPr>
  </w:style>
  <w:style w:type="character" w:customStyle="1" w:styleId="EndnoteTextChar2">
    <w:name w:val="Endnote Text Char2"/>
    <w:basedOn w:val="a2"/>
    <w:uiPriority w:val="99"/>
    <w:rsid w:val="00B518E0"/>
    <w:rPr>
      <w:rFonts w:ascii="Times New Roman" w:eastAsiaTheme="minorEastAsia" w:hAnsi="Times New Roman"/>
      <w:lang w:val="fr-FR" w:eastAsia="en-US"/>
    </w:rPr>
  </w:style>
  <w:style w:type="character" w:customStyle="1" w:styleId="BalloonTextChar2">
    <w:name w:val="Balloon Text Char2"/>
    <w:basedOn w:val="a2"/>
    <w:rsid w:val="00B518E0"/>
    <w:rPr>
      <w:rFonts w:ascii="Tahoma" w:eastAsiaTheme="minorEastAsia" w:hAnsi="Tahoma" w:cs="Tahoma"/>
      <w:sz w:val="16"/>
      <w:szCs w:val="16"/>
      <w:lang w:val="en-GB" w:eastAsia="en-US"/>
    </w:rPr>
  </w:style>
  <w:style w:type="table" w:customStyle="1" w:styleId="72">
    <w:name w:val="표 구분선7"/>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5">
    <w:name w:val="Footnote Text Char5"/>
    <w:aliases w:val="footnote text Char2,ALTS FOOTNOTE Char4,Footnote Text Char1 Char4,Footnote Text Char Char1 Char4,Footnote Text Char4 Char Char Char4,Footnote Text Char1 Char1 Char1 Char Char4,Footnote Text Char Char1 Char1 Char Char Char4,DNV Char1"/>
    <w:basedOn w:val="a2"/>
    <w:uiPriority w:val="99"/>
    <w:rsid w:val="00B518E0"/>
    <w:rPr>
      <w:rFonts w:ascii="Times New Roman" w:hAnsi="Times New Roman"/>
      <w:sz w:val="24"/>
      <w:lang w:val="en-GB" w:eastAsia="en-US"/>
    </w:rPr>
  </w:style>
  <w:style w:type="character" w:customStyle="1" w:styleId="FooterChar4">
    <w:name w:val="Footer Char4"/>
    <w:aliases w:val="footer odd Char4,footer Char2,fo Char4,pie de página Char2"/>
    <w:basedOn w:val="a2"/>
    <w:rsid w:val="00B518E0"/>
    <w:rPr>
      <w:rFonts w:ascii="Times New Roman" w:hAnsi="Times New Roman"/>
      <w:caps/>
      <w:noProof/>
      <w:sz w:val="16"/>
      <w:lang w:val="en-GB" w:eastAsia="en-US"/>
    </w:rPr>
  </w:style>
  <w:style w:type="character" w:customStyle="1" w:styleId="FootnoteTextChar6">
    <w:name w:val="Footnote Text Char6"/>
    <w:aliases w:val="footnote text Char3,ALTS FOOTNOTE Char5,Footnote Text Char1 Char5,Footnote Text Char Char1 Char5,Footnote Text Char4 Char Char Char5,Footnote Text Char1 Char1 Char1 Char Char5,Footnote Text Char Char1 Char1 Char Char Char5,DNV Char2"/>
    <w:basedOn w:val="a2"/>
    <w:rsid w:val="00B518E0"/>
    <w:rPr>
      <w:rFonts w:ascii="Times New Roman" w:hAnsi="Times New Roman"/>
      <w:sz w:val="24"/>
      <w:lang w:val="en-GB" w:eastAsia="en-US"/>
    </w:rPr>
  </w:style>
  <w:style w:type="character" w:customStyle="1" w:styleId="HeaderChar3">
    <w:name w:val="Header Char3"/>
    <w:aliases w:val="header odd Char3,header odd1 Char3,header odd2 Char3,header Char2,header odd3 Char3,header odd4 Char3,header odd5 Char3,header odd6 Char3,header1 Char3,header2 Char3,header3 Char3,header odd11 Char3,header odd21 Char3,header odd7 Char3"/>
    <w:basedOn w:val="a2"/>
    <w:rsid w:val="00B518E0"/>
    <w:rPr>
      <w:rFonts w:ascii="Times New Roman" w:hAnsi="Times New Roman"/>
      <w:sz w:val="18"/>
      <w:lang w:val="en-GB" w:eastAsia="en-US"/>
    </w:rPr>
  </w:style>
  <w:style w:type="numbering" w:customStyle="1" w:styleId="1ff3">
    <w:name w:val="リストなし1"/>
    <w:next w:val="a4"/>
    <w:uiPriority w:val="99"/>
    <w:semiHidden/>
    <w:unhideWhenUsed/>
    <w:rsid w:val="00B518E0"/>
  </w:style>
  <w:style w:type="numbering" w:customStyle="1" w:styleId="LFO191">
    <w:name w:val="LFO191"/>
    <w:basedOn w:val="a4"/>
    <w:rsid w:val="00B518E0"/>
  </w:style>
  <w:style w:type="numbering" w:customStyle="1" w:styleId="LFO201">
    <w:name w:val="LFO201"/>
    <w:basedOn w:val="a4"/>
    <w:rsid w:val="00B518E0"/>
  </w:style>
  <w:style w:type="numbering" w:customStyle="1" w:styleId="LFO211">
    <w:name w:val="LFO211"/>
    <w:basedOn w:val="a4"/>
    <w:rsid w:val="00B518E0"/>
  </w:style>
  <w:style w:type="numbering" w:customStyle="1" w:styleId="LFO221">
    <w:name w:val="LFO221"/>
    <w:basedOn w:val="a4"/>
    <w:rsid w:val="00B518E0"/>
  </w:style>
  <w:style w:type="numbering" w:customStyle="1" w:styleId="LFO231">
    <w:name w:val="LFO231"/>
    <w:basedOn w:val="a4"/>
    <w:rsid w:val="00B518E0"/>
  </w:style>
  <w:style w:type="numbering" w:customStyle="1" w:styleId="NoList1111">
    <w:name w:val="No List1111"/>
    <w:next w:val="a4"/>
    <w:uiPriority w:val="99"/>
    <w:unhideWhenUsed/>
    <w:rsid w:val="00B518E0"/>
  </w:style>
  <w:style w:type="numbering" w:customStyle="1" w:styleId="KeineListe11">
    <w:name w:val="Keine Liste11"/>
    <w:next w:val="a4"/>
    <w:uiPriority w:val="99"/>
    <w:semiHidden/>
    <w:unhideWhenUsed/>
    <w:rsid w:val="00B518E0"/>
  </w:style>
  <w:style w:type="table" w:customStyle="1" w:styleId="TableGrid51">
    <w:name w:val="Table Grid5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CCParagraph">
    <w:name w:val="ECC Paragraph"/>
    <w:basedOn w:val="a1"/>
    <w:rsid w:val="00B518E0"/>
    <w:pPr>
      <w:tabs>
        <w:tab w:val="clear" w:pos="1134"/>
        <w:tab w:val="clear" w:pos="1871"/>
        <w:tab w:val="clear" w:pos="2268"/>
      </w:tabs>
      <w:overflowPunct/>
      <w:autoSpaceDE/>
      <w:autoSpaceDN/>
      <w:adjustRightInd/>
      <w:spacing w:before="0" w:after="240"/>
      <w:jc w:val="both"/>
      <w:textAlignment w:val="auto"/>
    </w:pPr>
    <w:rPr>
      <w:rFonts w:ascii="Arial" w:eastAsiaTheme="minorEastAsia" w:hAnsi="Arial"/>
      <w:sz w:val="20"/>
      <w:szCs w:val="24"/>
    </w:rPr>
  </w:style>
  <w:style w:type="paragraph" w:customStyle="1" w:styleId="ECCTabletitle">
    <w:name w:val="ECC Table title"/>
    <w:basedOn w:val="a1"/>
    <w:next w:val="ECCParagraph"/>
    <w:autoRedefine/>
    <w:rsid w:val="00B518E0"/>
    <w:pPr>
      <w:tabs>
        <w:tab w:val="clear" w:pos="1134"/>
        <w:tab w:val="clear" w:pos="1871"/>
        <w:tab w:val="clear" w:pos="2268"/>
      </w:tabs>
      <w:overflowPunct/>
      <w:autoSpaceDE/>
      <w:autoSpaceDN/>
      <w:adjustRightInd/>
      <w:spacing w:before="360" w:after="240"/>
      <w:ind w:left="360" w:hanging="360"/>
      <w:jc w:val="center"/>
      <w:textAlignment w:val="auto"/>
    </w:pPr>
    <w:rPr>
      <w:rFonts w:ascii="Arial" w:eastAsia="MS Mincho" w:hAnsi="Arial"/>
      <w:b/>
      <w:color w:val="D2232A"/>
      <w:sz w:val="20"/>
      <w:szCs w:val="24"/>
    </w:rPr>
  </w:style>
  <w:style w:type="numbering" w:customStyle="1" w:styleId="ECCBullets">
    <w:name w:val="ECC Bullets"/>
    <w:basedOn w:val="a4"/>
    <w:rsid w:val="00B518E0"/>
    <w:pPr>
      <w:numPr>
        <w:numId w:val="25"/>
      </w:numPr>
    </w:pPr>
  </w:style>
  <w:style w:type="paragraph" w:customStyle="1" w:styleId="ECCNumberedBullets">
    <w:name w:val="ECC Numbered Bullets"/>
    <w:basedOn w:val="a1"/>
    <w:rsid w:val="00B518E0"/>
    <w:pPr>
      <w:numPr>
        <w:numId w:val="26"/>
      </w:numPr>
      <w:tabs>
        <w:tab w:val="clear" w:pos="340"/>
        <w:tab w:val="clear" w:pos="1134"/>
        <w:tab w:val="clear" w:pos="1871"/>
        <w:tab w:val="clear" w:pos="2268"/>
      </w:tabs>
      <w:overflowPunct/>
      <w:autoSpaceDE/>
      <w:autoSpaceDN/>
      <w:adjustRightInd/>
      <w:spacing w:before="0"/>
      <w:ind w:left="0" w:firstLine="0"/>
      <w:textAlignment w:val="auto"/>
    </w:pPr>
    <w:rPr>
      <w:rFonts w:ascii="Arial" w:eastAsia="MS Mincho" w:hAnsi="Arial"/>
      <w:sz w:val="20"/>
      <w:szCs w:val="24"/>
      <w:lang w:val="en-US"/>
    </w:rPr>
  </w:style>
  <w:style w:type="numbering" w:customStyle="1" w:styleId="ECCNumbers-Bullets">
    <w:name w:val="ECC Numbers-Bullets"/>
    <w:uiPriority w:val="99"/>
    <w:rsid w:val="00B518E0"/>
    <w:pPr>
      <w:numPr>
        <w:numId w:val="26"/>
      </w:numPr>
    </w:pPr>
  </w:style>
  <w:style w:type="character" w:customStyle="1" w:styleId="ECCHLyellow">
    <w:name w:val="ECC HL yellow"/>
    <w:basedOn w:val="a2"/>
    <w:uiPriority w:val="1"/>
    <w:qFormat/>
    <w:rsid w:val="00B518E0"/>
    <w:rPr>
      <w:rFonts w:eastAsia="Calibri"/>
      <w:i w:val="0"/>
      <w:szCs w:val="22"/>
      <w:bdr w:val="none" w:sz="0" w:space="0" w:color="auto"/>
      <w:shd w:val="solid" w:color="FFFF00" w:fill="auto"/>
      <w:lang w:val="en-GB"/>
    </w:rPr>
  </w:style>
  <w:style w:type="paragraph" w:customStyle="1" w:styleId="ECCTableHeaderwhitefont">
    <w:name w:val="ECC Table Header white font"/>
    <w:qFormat/>
    <w:rsid w:val="00B518E0"/>
    <w:pPr>
      <w:spacing w:before="240" w:after="60"/>
      <w:jc w:val="center"/>
    </w:pPr>
    <w:rPr>
      <w:rFonts w:ascii="Arial" w:eastAsia="Calibri" w:hAnsi="Arial"/>
      <w:bCs/>
      <w:color w:val="FFFFFF" w:themeColor="background1"/>
      <w:lang w:val="en-GB" w:eastAsia="de-DE"/>
    </w:rPr>
  </w:style>
  <w:style w:type="paragraph" w:customStyle="1" w:styleId="ECCTabletext">
    <w:name w:val="ECC Table text"/>
    <w:basedOn w:val="a1"/>
    <w:qFormat/>
    <w:rsid w:val="00B518E0"/>
    <w:pPr>
      <w:tabs>
        <w:tab w:val="clear" w:pos="1134"/>
        <w:tab w:val="clear" w:pos="1871"/>
        <w:tab w:val="clear" w:pos="2268"/>
      </w:tabs>
      <w:overflowPunct/>
      <w:autoSpaceDE/>
      <w:autoSpaceDN/>
      <w:adjustRightInd/>
      <w:spacing w:before="0" w:after="60"/>
      <w:jc w:val="both"/>
      <w:textAlignment w:val="auto"/>
    </w:pPr>
    <w:rPr>
      <w:rFonts w:ascii="Arial" w:eastAsia="Calibri" w:hAnsi="Arial"/>
      <w:sz w:val="20"/>
      <w:szCs w:val="22"/>
    </w:rPr>
  </w:style>
  <w:style w:type="table" w:customStyle="1" w:styleId="ECCTable-redheader">
    <w:name w:val="ECC Table - red header"/>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paragraph" w:customStyle="1" w:styleId="ECCFiguregraphcentered">
    <w:name w:val="ECC Figure/graph centered"/>
    <w:next w:val="a1"/>
    <w:qFormat/>
    <w:rsid w:val="00B518E0"/>
    <w:pPr>
      <w:spacing w:before="240" w:after="240"/>
      <w:jc w:val="center"/>
    </w:pPr>
    <w:rPr>
      <w:rFonts w:ascii="Arial" w:eastAsia="MS Mincho" w:hAnsi="Arial"/>
      <w:noProof/>
      <w:lang w:val="de-DE" w:eastAsia="de-DE"/>
      <w14:cntxtAlts/>
    </w:rPr>
  </w:style>
  <w:style w:type="paragraph" w:customStyle="1" w:styleId="ECCBulletsLv1">
    <w:name w:val="ECC Bullets Lv1"/>
    <w:basedOn w:val="a1"/>
    <w:qFormat/>
    <w:rsid w:val="00B518E0"/>
    <w:pPr>
      <w:tabs>
        <w:tab w:val="clear" w:pos="1134"/>
        <w:tab w:val="clear" w:pos="1871"/>
        <w:tab w:val="clear" w:pos="2268"/>
        <w:tab w:val="left" w:pos="340"/>
      </w:tabs>
      <w:overflowPunct/>
      <w:autoSpaceDE/>
      <w:autoSpaceDN/>
      <w:adjustRightInd/>
      <w:spacing w:before="60"/>
      <w:ind w:left="340" w:hanging="340"/>
      <w:jc w:val="both"/>
      <w:textAlignment w:val="auto"/>
    </w:pPr>
    <w:rPr>
      <w:rFonts w:ascii="Arial" w:eastAsia="Calibri" w:hAnsi="Arial"/>
      <w:sz w:val="20"/>
      <w:szCs w:val="22"/>
    </w:rPr>
  </w:style>
  <w:style w:type="paragraph" w:customStyle="1" w:styleId="ECCBulletsLv2">
    <w:name w:val="ECC Bullets Lv2"/>
    <w:basedOn w:val="ECCBulletsLv1"/>
    <w:rsid w:val="00B518E0"/>
    <w:pPr>
      <w:tabs>
        <w:tab w:val="clear" w:pos="340"/>
        <w:tab w:val="left" w:pos="680"/>
      </w:tabs>
      <w:ind w:left="680"/>
    </w:pPr>
  </w:style>
  <w:style w:type="paragraph" w:customStyle="1" w:styleId="ECCNumberedList">
    <w:name w:val="ECC Numbered List"/>
    <w:basedOn w:val="a1"/>
    <w:qFormat/>
    <w:rsid w:val="00B518E0"/>
    <w:pPr>
      <w:tabs>
        <w:tab w:val="clear" w:pos="1134"/>
        <w:tab w:val="clear" w:pos="1871"/>
        <w:tab w:val="clear" w:pos="2268"/>
      </w:tabs>
      <w:overflowPunct/>
      <w:autoSpaceDE/>
      <w:autoSpaceDN/>
      <w:adjustRightInd/>
      <w:spacing w:before="240"/>
      <w:ind w:left="360" w:hanging="360"/>
      <w:jc w:val="both"/>
      <w:textAlignment w:val="auto"/>
    </w:pPr>
    <w:rPr>
      <w:rFonts w:ascii="Arial" w:eastAsia="Calibri" w:hAnsi="Arial"/>
      <w:sz w:val="20"/>
    </w:rPr>
  </w:style>
  <w:style w:type="table" w:customStyle="1" w:styleId="TableGrid3">
    <w:name w:val="Table Grid3"/>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CCHLunderlined">
    <w:name w:val="ECC HL underlined"/>
    <w:uiPriority w:val="1"/>
    <w:qFormat/>
    <w:rsid w:val="00B518E0"/>
    <w:rPr>
      <w:u w:val="single"/>
    </w:rPr>
  </w:style>
  <w:style w:type="paragraph" w:customStyle="1" w:styleId="ECCTablenote">
    <w:name w:val="ECC Table note"/>
    <w:qFormat/>
    <w:rsid w:val="00B518E0"/>
    <w:pPr>
      <w:ind w:left="284" w:hanging="284"/>
      <w:jc w:val="both"/>
    </w:pPr>
    <w:rPr>
      <w:rFonts w:ascii="Arial" w:eastAsia="MS Mincho" w:hAnsi="Arial"/>
      <w:sz w:val="16"/>
      <w:szCs w:val="16"/>
      <w:lang w:val="en-GB" w:eastAsia="en-US"/>
    </w:rPr>
  </w:style>
  <w:style w:type="paragraph" w:customStyle="1" w:styleId="ECCAnnexheading1">
    <w:name w:val="ECC Annex heading1"/>
    <w:next w:val="a1"/>
    <w:qFormat/>
    <w:rsid w:val="00B518E0"/>
    <w:pPr>
      <w:keepNext/>
      <w:pageBreakBefore/>
      <w:spacing w:before="240" w:after="60"/>
      <w:ind w:left="710"/>
      <w:jc w:val="both"/>
    </w:pPr>
    <w:rPr>
      <w:rFonts w:ascii="Arial" w:eastAsia="MS Mincho" w:hAnsi="Arial"/>
      <w:b/>
      <w:caps/>
      <w:color w:val="D2232A"/>
      <w:lang w:val="da-DK" w:eastAsia="en-US"/>
    </w:rPr>
  </w:style>
  <w:style w:type="paragraph" w:customStyle="1" w:styleId="ECCAnnexheading2">
    <w:name w:val="ECC Annex heading2"/>
    <w:next w:val="a1"/>
    <w:rsid w:val="00B518E0"/>
    <w:pPr>
      <w:overflowPunct w:val="0"/>
      <w:autoSpaceDE w:val="0"/>
      <w:autoSpaceDN w:val="0"/>
      <w:adjustRightInd w:val="0"/>
      <w:spacing w:before="480" w:after="240"/>
      <w:ind w:left="576" w:hanging="576"/>
      <w:jc w:val="both"/>
      <w:textAlignment w:val="baseline"/>
    </w:pPr>
    <w:rPr>
      <w:rFonts w:ascii="Arial" w:eastAsia="MS Mincho" w:hAnsi="Arial"/>
      <w:b/>
      <w:caps/>
      <w:lang w:val="da-DK" w:eastAsia="en-US"/>
    </w:rPr>
  </w:style>
  <w:style w:type="paragraph" w:customStyle="1" w:styleId="ECCAnnexheading3">
    <w:name w:val="ECC Annex heading3"/>
    <w:next w:val="a1"/>
    <w:rsid w:val="00B518E0"/>
    <w:pPr>
      <w:tabs>
        <w:tab w:val="num" w:pos="720"/>
      </w:tabs>
      <w:overflowPunct w:val="0"/>
      <w:autoSpaceDE w:val="0"/>
      <w:autoSpaceDN w:val="0"/>
      <w:adjustRightInd w:val="0"/>
      <w:spacing w:before="360" w:after="60"/>
      <w:ind w:left="720" w:hanging="720"/>
      <w:jc w:val="both"/>
      <w:textAlignment w:val="baseline"/>
    </w:pPr>
    <w:rPr>
      <w:rFonts w:ascii="Arial" w:eastAsia="MS Mincho" w:hAnsi="Arial"/>
      <w:b/>
      <w:lang w:val="da-DK" w:eastAsia="en-US"/>
    </w:rPr>
  </w:style>
  <w:style w:type="paragraph" w:customStyle="1" w:styleId="ECCAnnexheading4">
    <w:name w:val="ECC Annex heading4"/>
    <w:next w:val="a1"/>
    <w:rsid w:val="00B518E0"/>
    <w:pPr>
      <w:tabs>
        <w:tab w:val="num" w:pos="864"/>
      </w:tabs>
      <w:overflowPunct w:val="0"/>
      <w:autoSpaceDE w:val="0"/>
      <w:autoSpaceDN w:val="0"/>
      <w:adjustRightInd w:val="0"/>
      <w:spacing w:before="360" w:after="60"/>
      <w:ind w:left="864" w:hanging="864"/>
      <w:jc w:val="both"/>
      <w:textAlignment w:val="baseline"/>
    </w:pPr>
    <w:rPr>
      <w:rFonts w:ascii="Arial" w:eastAsia="MS Mincho" w:hAnsi="Arial"/>
      <w:i/>
      <w:color w:val="D2232A"/>
      <w:lang w:val="da-DK" w:eastAsia="en-US"/>
    </w:rPr>
  </w:style>
  <w:style w:type="character" w:customStyle="1" w:styleId="ECCHLsubscript">
    <w:name w:val="ECC HL subscript"/>
    <w:uiPriority w:val="1"/>
    <w:rsid w:val="00B518E0"/>
    <w:rPr>
      <w:vertAlign w:val="subscript"/>
    </w:rPr>
  </w:style>
  <w:style w:type="character" w:customStyle="1" w:styleId="ECCHLgreen">
    <w:name w:val="ECC HL green"/>
    <w:basedOn w:val="a2"/>
    <w:uiPriority w:val="1"/>
    <w:qFormat/>
    <w:rsid w:val="00B518E0"/>
    <w:rPr>
      <w:bdr w:val="none" w:sz="0" w:space="0" w:color="auto"/>
      <w:shd w:val="solid" w:color="92D050" w:fill="auto"/>
      <w:lang w:val="en-GB"/>
    </w:rPr>
  </w:style>
  <w:style w:type="paragraph" w:customStyle="1" w:styleId="ECCBulletsLv3">
    <w:name w:val="ECC Bullets Lv3"/>
    <w:basedOn w:val="ECCBulletsLv1"/>
    <w:rsid w:val="00B518E0"/>
    <w:pPr>
      <w:tabs>
        <w:tab w:val="clear" w:pos="340"/>
        <w:tab w:val="left" w:pos="1021"/>
        <w:tab w:val="num" w:pos="2520"/>
      </w:tabs>
      <w:ind w:left="1020"/>
    </w:pPr>
  </w:style>
  <w:style w:type="paragraph" w:customStyle="1" w:styleId="coverpagelastupdatedDDMMYY">
    <w:name w:val="cover page 'last updated DD MM YY'"/>
    <w:next w:val="coverpageapprovedDDMMYY"/>
    <w:rsid w:val="00B518E0"/>
    <w:pPr>
      <w:spacing w:before="120" w:after="60"/>
      <w:ind w:left="3402"/>
      <w:jc w:val="both"/>
    </w:pPr>
    <w:rPr>
      <w:rFonts w:ascii="Arial" w:eastAsia="MS Mincho" w:hAnsi="Arial"/>
      <w:bCs/>
      <w:sz w:val="18"/>
      <w:lang w:val="da-DK" w:eastAsia="en-US"/>
    </w:rPr>
  </w:style>
  <w:style w:type="paragraph" w:customStyle="1" w:styleId="ECCLetteredList">
    <w:name w:val="ECC Lettered List"/>
    <w:qFormat/>
    <w:rsid w:val="00B518E0"/>
    <w:pPr>
      <w:tabs>
        <w:tab w:val="num" w:pos="680"/>
      </w:tabs>
      <w:spacing w:before="240"/>
      <w:ind w:left="680" w:hanging="340"/>
      <w:jc w:val="both"/>
    </w:pPr>
    <w:rPr>
      <w:rFonts w:ascii="Arial" w:eastAsia="MS Mincho" w:hAnsi="Arial"/>
      <w:lang w:val="da-DK" w:eastAsia="en-US"/>
    </w:rPr>
  </w:style>
  <w:style w:type="paragraph" w:customStyle="1" w:styleId="ECCReference">
    <w:name w:val="ECC Reference"/>
    <w:basedOn w:val="a1"/>
    <w:rsid w:val="00B518E0"/>
    <w:pPr>
      <w:tabs>
        <w:tab w:val="clear" w:pos="1134"/>
        <w:tab w:val="clear" w:pos="1871"/>
        <w:tab w:val="clear" w:pos="2268"/>
        <w:tab w:val="num" w:pos="397"/>
      </w:tabs>
      <w:overflowPunct/>
      <w:autoSpaceDE/>
      <w:autoSpaceDN/>
      <w:adjustRightInd/>
      <w:spacing w:before="0"/>
      <w:ind w:left="397" w:hanging="397"/>
      <w:jc w:val="both"/>
      <w:textAlignment w:val="auto"/>
    </w:pPr>
    <w:rPr>
      <w:rFonts w:ascii="Arial" w:eastAsia="Calibri" w:hAnsi="Arial"/>
      <w:sz w:val="20"/>
      <w:szCs w:val="22"/>
      <w:lang w:eastAsia="ja-JP"/>
    </w:rPr>
  </w:style>
  <w:style w:type="paragraph" w:customStyle="1" w:styleId="coverpageReporttitledescription">
    <w:name w:val="cover page 'Report title/description'"/>
    <w:rsid w:val="00B518E0"/>
    <w:pPr>
      <w:keepLines/>
      <w:spacing w:before="1800" w:after="60" w:line="288" w:lineRule="auto"/>
      <w:ind w:left="3402"/>
      <w:contextualSpacing/>
      <w:jc w:val="both"/>
      <w:textboxTightWrap w:val="firstLineOnly"/>
    </w:pPr>
    <w:rPr>
      <w:rFonts w:ascii="Arial" w:eastAsia="MS Mincho" w:hAnsi="Arial"/>
      <w:sz w:val="24"/>
      <w:lang w:val="da-DK" w:eastAsia="en-US"/>
    </w:rPr>
  </w:style>
  <w:style w:type="paragraph" w:customStyle="1" w:styleId="ECCEditorsNote">
    <w:name w:val="ECC Editor's Note"/>
    <w:next w:val="a1"/>
    <w:qFormat/>
    <w:rsid w:val="00B518E0"/>
    <w:pPr>
      <w:shd w:val="solid" w:color="FFFF00" w:fill="auto"/>
      <w:tabs>
        <w:tab w:val="num" w:pos="1559"/>
      </w:tabs>
      <w:spacing w:before="120" w:after="60"/>
      <w:ind w:left="1559" w:hanging="1559"/>
      <w:jc w:val="both"/>
    </w:pPr>
    <w:rPr>
      <w:rFonts w:ascii="Arial" w:eastAsia="Calibri" w:hAnsi="Arial"/>
      <w:szCs w:val="22"/>
      <w:lang w:val="da-DK" w:eastAsia="de-DE"/>
    </w:rPr>
  </w:style>
  <w:style w:type="paragraph" w:customStyle="1" w:styleId="ECCpageHeader">
    <w:name w:val="ECC page Header"/>
    <w:rsid w:val="00B518E0"/>
    <w:pPr>
      <w:tabs>
        <w:tab w:val="left" w:pos="0"/>
        <w:tab w:val="center" w:pos="4820"/>
        <w:tab w:val="right" w:pos="9639"/>
      </w:tabs>
      <w:jc w:val="both"/>
    </w:pPr>
    <w:rPr>
      <w:rFonts w:ascii="Arial" w:eastAsia="MS Mincho" w:hAnsi="Arial"/>
      <w:b/>
      <w:sz w:val="16"/>
      <w:lang w:val="da-DK" w:eastAsia="en-US"/>
    </w:rPr>
  </w:style>
  <w:style w:type="paragraph" w:customStyle="1" w:styleId="coverpageapprovedDDMMYY">
    <w:name w:val="cover page 'approved DD MM YY'"/>
    <w:next w:val="coverpagelastupdatedDDMMYY"/>
    <w:rsid w:val="00B518E0"/>
    <w:pPr>
      <w:spacing w:before="600" w:after="60"/>
      <w:ind w:left="3402"/>
      <w:jc w:val="both"/>
    </w:pPr>
    <w:rPr>
      <w:rFonts w:ascii="Arial" w:eastAsia="MS Mincho" w:hAnsi="Arial"/>
      <w:b/>
      <w:sz w:val="18"/>
      <w:szCs w:val="18"/>
      <w:lang w:val="da-DK" w:eastAsia="en-US"/>
    </w:rPr>
  </w:style>
  <w:style w:type="paragraph" w:customStyle="1" w:styleId="coverpageECCReport">
    <w:name w:val="cover page 'ECC Report'"/>
    <w:link w:val="coverpageECCReportZchn"/>
    <w:semiHidden/>
    <w:rsid w:val="00B518E0"/>
    <w:pPr>
      <w:shd w:val="clear" w:color="FFFFFF" w:themeColor="background1" w:fill="auto"/>
      <w:spacing w:before="60" w:after="60"/>
      <w:jc w:val="both"/>
    </w:pPr>
    <w:rPr>
      <w:rFonts w:ascii="Arial" w:eastAsia="Calibri" w:hAnsi="Arial"/>
      <w:color w:val="FFFFFF" w:themeColor="background1"/>
      <w:sz w:val="68"/>
      <w:szCs w:val="68"/>
      <w:lang w:val="en-GB" w:eastAsia="en-US"/>
    </w:rPr>
  </w:style>
  <w:style w:type="character" w:customStyle="1" w:styleId="coverpageECCReportZchn">
    <w:name w:val="cover page 'ECC Report' Zchn"/>
    <w:basedOn w:val="a2"/>
    <w:link w:val="coverpageECCReport"/>
    <w:semiHidden/>
    <w:rsid w:val="00B518E0"/>
    <w:rPr>
      <w:rFonts w:ascii="Arial" w:eastAsia="Calibri" w:hAnsi="Arial"/>
      <w:color w:val="FFFFFF" w:themeColor="background1"/>
      <w:sz w:val="68"/>
      <w:szCs w:val="68"/>
      <w:shd w:val="clear" w:color="FFFFFF" w:themeColor="background1" w:fill="auto"/>
      <w:lang w:val="en-GB" w:eastAsia="en-US"/>
    </w:rPr>
  </w:style>
  <w:style w:type="paragraph" w:customStyle="1" w:styleId="coverpageTableofContent">
    <w:name w:val="cover page 'Table of Content'"/>
    <w:semiHidden/>
    <w:rsid w:val="00B518E0"/>
    <w:pPr>
      <w:spacing w:before="240" w:after="240"/>
      <w:jc w:val="both"/>
    </w:pPr>
    <w:rPr>
      <w:rFonts w:ascii="Arial" w:eastAsia="MS Mincho" w:hAnsi="Arial"/>
      <w:b/>
      <w:noProof/>
      <w:color w:val="FFFFFF" w:themeColor="background1"/>
      <w:lang w:val="de-DE" w:eastAsia="de-DE"/>
    </w:rPr>
  </w:style>
  <w:style w:type="paragraph" w:customStyle="1" w:styleId="ECCTableHeaderredfont">
    <w:name w:val="ECC Table Header red font"/>
    <w:qFormat/>
    <w:rsid w:val="00B518E0"/>
    <w:pPr>
      <w:spacing w:before="120" w:after="120"/>
    </w:pPr>
    <w:rPr>
      <w:rFonts w:ascii="Arial" w:eastAsia="Calibri" w:hAnsi="Arial"/>
      <w:bCs/>
      <w:color w:val="D2232A"/>
      <w:lang w:val="en-GB" w:eastAsia="de-DE"/>
    </w:rPr>
  </w:style>
  <w:style w:type="paragraph" w:customStyle="1" w:styleId="ECCpageFooter">
    <w:name w:val="ECC page Footer"/>
    <w:rsid w:val="00B518E0"/>
    <w:pPr>
      <w:tabs>
        <w:tab w:val="left" w:pos="0"/>
        <w:tab w:val="center" w:pos="4820"/>
        <w:tab w:val="right" w:pos="9639"/>
      </w:tabs>
      <w:jc w:val="both"/>
    </w:pPr>
    <w:rPr>
      <w:rFonts w:ascii="Arial" w:eastAsia="MS Mincho" w:hAnsi="Arial"/>
      <w:b/>
      <w:sz w:val="16"/>
      <w:szCs w:val="22"/>
      <w:lang w:val="de-DE" w:eastAsia="de-DE"/>
    </w:rPr>
  </w:style>
  <w:style w:type="character" w:customStyle="1" w:styleId="ECCHLbold">
    <w:name w:val="ECC HL bold"/>
    <w:uiPriority w:val="1"/>
    <w:qFormat/>
    <w:rsid w:val="00B518E0"/>
    <w:rPr>
      <w:b/>
      <w:bCs w:val="0"/>
    </w:rPr>
  </w:style>
  <w:style w:type="character" w:customStyle="1" w:styleId="ECCHLcyan">
    <w:name w:val="ECC HL cyan"/>
    <w:basedOn w:val="a2"/>
    <w:uiPriority w:val="1"/>
    <w:qFormat/>
    <w:rsid w:val="00B518E0"/>
    <w:rPr>
      <w:iCs w:val="0"/>
      <w:bdr w:val="none" w:sz="0" w:space="0" w:color="auto"/>
      <w:shd w:val="solid" w:color="00FFFF" w:fill="auto"/>
      <w:lang w:val="en-GB"/>
    </w:rPr>
  </w:style>
  <w:style w:type="character" w:customStyle="1" w:styleId="ECCHLorange">
    <w:name w:val="ECC HL orange"/>
    <w:basedOn w:val="a2"/>
    <w:uiPriority w:val="1"/>
    <w:qFormat/>
    <w:rsid w:val="00B518E0"/>
    <w:rPr>
      <w:bdr w:val="none" w:sz="0" w:space="0" w:color="auto"/>
      <w:shd w:val="solid" w:color="FFC000" w:fill="auto"/>
    </w:rPr>
  </w:style>
  <w:style w:type="character" w:customStyle="1" w:styleId="ECCHLblue">
    <w:name w:val="ECC HL blue"/>
    <w:basedOn w:val="a2"/>
    <w:uiPriority w:val="1"/>
    <w:qFormat/>
    <w:rsid w:val="00B518E0"/>
    <w:rPr>
      <w:rFonts w:eastAsia="Calibri"/>
      <w:color w:val="FFFF00"/>
      <w:szCs w:val="22"/>
      <w:bdr w:val="none" w:sz="0" w:space="0" w:color="auto"/>
      <w:shd w:val="solid" w:color="4F81BD" w:themeColor="accent1" w:fill="auto"/>
      <w:lang w:val="en-GB"/>
    </w:rPr>
  </w:style>
  <w:style w:type="character" w:customStyle="1" w:styleId="ECCHLpetrol">
    <w:name w:val="ECC HL petrol"/>
    <w:basedOn w:val="a2"/>
    <w:uiPriority w:val="1"/>
    <w:qFormat/>
    <w:rsid w:val="00B518E0"/>
    <w:rPr>
      <w:iCs w:val="0"/>
      <w:color w:val="FFFFFF" w:themeColor="background1"/>
      <w:bdr w:val="none" w:sz="0" w:space="0" w:color="auto"/>
      <w:shd w:val="solid" w:color="008080" w:fill="auto"/>
    </w:rPr>
  </w:style>
  <w:style w:type="character" w:customStyle="1" w:styleId="ECCHLsuperscript">
    <w:name w:val="ECC HL superscript"/>
    <w:uiPriority w:val="1"/>
    <w:rsid w:val="00B518E0"/>
    <w:rPr>
      <w:vertAlign w:val="superscript"/>
    </w:rPr>
  </w:style>
  <w:style w:type="character" w:customStyle="1" w:styleId="ECCHLmagenta">
    <w:name w:val="ECC HL magenta"/>
    <w:basedOn w:val="a2"/>
    <w:uiPriority w:val="1"/>
    <w:qFormat/>
    <w:rsid w:val="00B518E0"/>
    <w:rPr>
      <w:color w:val="auto"/>
      <w:bdr w:val="none" w:sz="0" w:space="0" w:color="auto"/>
      <w:shd w:val="solid" w:color="FF3399" w:fill="auto"/>
      <w:lang w:val="en-GB"/>
    </w:rPr>
  </w:style>
  <w:style w:type="character" w:customStyle="1" w:styleId="ECCHLbrown">
    <w:name w:val="ECC HL brown"/>
    <w:basedOn w:val="a2"/>
    <w:uiPriority w:val="1"/>
    <w:qFormat/>
    <w:rsid w:val="00B518E0"/>
    <w:rPr>
      <w:color w:val="D9D9D9" w:themeColor="background1" w:themeShade="D9"/>
      <w:bdr w:val="none" w:sz="0" w:space="0" w:color="auto"/>
      <w:shd w:val="solid" w:color="B95807" w:fill="auto"/>
    </w:rPr>
  </w:style>
  <w:style w:type="paragraph" w:customStyle="1" w:styleId="ECCHeadingnonumbering">
    <w:name w:val="ECC Heading no numbering"/>
    <w:rsid w:val="00B518E0"/>
    <w:pPr>
      <w:tabs>
        <w:tab w:val="left" w:pos="0"/>
        <w:tab w:val="center" w:pos="4820"/>
        <w:tab w:val="right" w:pos="9639"/>
      </w:tabs>
      <w:spacing w:before="240" w:after="60"/>
      <w:jc w:val="both"/>
    </w:pPr>
    <w:rPr>
      <w:rFonts w:ascii="Arial" w:eastAsia="MS Mincho" w:hAnsi="Arial" w:cs="Arial"/>
      <w:b/>
      <w:bCs/>
      <w:caps/>
      <w:color w:val="D2232A"/>
      <w:kern w:val="32"/>
      <w:szCs w:val="32"/>
      <w:lang w:val="da-DK" w:eastAsia="en-US"/>
    </w:rPr>
  </w:style>
  <w:style w:type="table" w:customStyle="1" w:styleId="ECCTable-whiteheader">
    <w:name w:val="ECC Table - white header"/>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
    <w:name w:val="ECC Table - clean"/>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character" w:customStyle="1" w:styleId="ECCHLgrey">
    <w:name w:val="ECC HL grey"/>
    <w:uiPriority w:val="1"/>
    <w:qFormat/>
    <w:rsid w:val="00B518E0"/>
    <w:rPr>
      <w:bdr w:val="none" w:sz="0" w:space="0" w:color="auto"/>
      <w:shd w:val="solid" w:color="BFBFBF" w:themeColor="background1" w:themeShade="BF" w:fill="auto"/>
    </w:rPr>
  </w:style>
  <w:style w:type="table" w:customStyle="1" w:styleId="710">
    <w:name w:val="표 구분선71"/>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a4"/>
    <w:uiPriority w:val="99"/>
    <w:semiHidden/>
    <w:unhideWhenUsed/>
    <w:rsid w:val="00B518E0"/>
  </w:style>
  <w:style w:type="table" w:customStyle="1" w:styleId="TableGrid7">
    <w:name w:val="Table Grid7"/>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4">
    <w:name w:val="Заголовок1 б/н Знак"/>
    <w:link w:val="1ff5"/>
    <w:locked/>
    <w:rsid w:val="00B518E0"/>
    <w:rPr>
      <w:rFonts w:ascii="Times New Roman" w:hAnsi="Times New Roman"/>
      <w:b/>
      <w:bCs/>
      <w:sz w:val="28"/>
      <w:szCs w:val="28"/>
    </w:rPr>
  </w:style>
  <w:style w:type="paragraph" w:customStyle="1" w:styleId="1ff5">
    <w:name w:val="Заголовок1 б/н"/>
    <w:basedOn w:val="TOC"/>
    <w:link w:val="1ff4"/>
    <w:qFormat/>
    <w:rsid w:val="00B518E0"/>
    <w:pPr>
      <w:tabs>
        <w:tab w:val="clear" w:pos="1134"/>
        <w:tab w:val="clear" w:pos="1871"/>
        <w:tab w:val="clear" w:pos="2268"/>
      </w:tabs>
      <w:suppressAutoHyphens w:val="0"/>
      <w:overflowPunct/>
      <w:autoSpaceDE/>
      <w:autoSpaceDN/>
      <w:spacing w:line="360" w:lineRule="auto"/>
      <w:jc w:val="center"/>
      <w:textAlignment w:val="auto"/>
      <w:outlineLvl w:val="9"/>
    </w:pPr>
    <w:rPr>
      <w:rFonts w:ascii="Times New Roman" w:eastAsia="바탕" w:hAnsi="Times New Roman"/>
      <w:color w:val="auto"/>
      <w:lang w:val="en-US" w:eastAsia="zh-CN"/>
    </w:rPr>
  </w:style>
  <w:style w:type="table" w:customStyle="1" w:styleId="1ff6">
    <w:name w:val="彩色网格1"/>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
    <w:name w:val="Table Grid9"/>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a4"/>
    <w:uiPriority w:val="99"/>
    <w:unhideWhenUsed/>
    <w:rsid w:val="00B518E0"/>
  </w:style>
  <w:style w:type="character" w:customStyle="1" w:styleId="msodel0">
    <w:name w:val="msodel"/>
    <w:basedOn w:val="a2"/>
    <w:rsid w:val="00B518E0"/>
  </w:style>
  <w:style w:type="character" w:customStyle="1" w:styleId="BalloonTextChar3">
    <w:name w:val="Balloon Text Char3"/>
    <w:basedOn w:val="a2"/>
    <w:rsid w:val="00B518E0"/>
    <w:rPr>
      <w:rFonts w:asciiTheme="majorHAnsi" w:eastAsiaTheme="majorEastAsia" w:hAnsiTheme="majorHAnsi" w:cstheme="majorBidi"/>
      <w:sz w:val="18"/>
      <w:szCs w:val="18"/>
      <w:lang w:val="en-GB" w:eastAsia="en-US"/>
    </w:rPr>
  </w:style>
  <w:style w:type="character" w:customStyle="1" w:styleId="DocumentMapChar2">
    <w:name w:val="Document Map Char2"/>
    <w:basedOn w:val="a2"/>
    <w:uiPriority w:val="99"/>
    <w:rsid w:val="00B518E0"/>
    <w:rPr>
      <w:rFonts w:ascii="MS UI Gothic" w:eastAsia="MS UI Gothic" w:hAnsi="MS UI Gothic"/>
      <w:sz w:val="18"/>
      <w:szCs w:val="18"/>
      <w:lang w:val="en-GB" w:eastAsia="en-US"/>
    </w:rPr>
  </w:style>
  <w:style w:type="paragraph" w:customStyle="1" w:styleId="Table0">
    <w:name w:val="Table_#"/>
    <w:basedOn w:val="a1"/>
    <w:next w:val="Tabletitle"/>
    <w:uiPriority w:val="99"/>
    <w:rsid w:val="00B518E0"/>
    <w:pPr>
      <w:keepNext/>
      <w:tabs>
        <w:tab w:val="clear" w:pos="1134"/>
        <w:tab w:val="clear" w:pos="1871"/>
        <w:tab w:val="clear" w:pos="2268"/>
        <w:tab w:val="left" w:pos="794"/>
        <w:tab w:val="left" w:pos="1191"/>
        <w:tab w:val="left" w:pos="1588"/>
        <w:tab w:val="left" w:pos="1985"/>
      </w:tabs>
      <w:suppressAutoHyphens/>
      <w:overflowPunct/>
      <w:autoSpaceDE/>
      <w:adjustRightInd/>
      <w:spacing w:before="560" w:after="120"/>
      <w:jc w:val="center"/>
      <w:textAlignment w:val="auto"/>
    </w:pPr>
    <w:rPr>
      <w:rFonts w:eastAsia="SimSun"/>
      <w:caps/>
    </w:rPr>
  </w:style>
  <w:style w:type="paragraph" w:customStyle="1" w:styleId="TableLegend0">
    <w:name w:val="Table_Legend"/>
    <w:basedOn w:val="TableText2"/>
    <w:uiPriority w:val="99"/>
    <w:rsid w:val="00B518E0"/>
    <w:pPr>
      <w:suppressAutoHyphens/>
      <w:autoSpaceDN w:val="0"/>
      <w:spacing w:before="120"/>
    </w:pPr>
    <w:rPr>
      <w:rFonts w:eastAsia="SimSun"/>
    </w:rPr>
  </w:style>
  <w:style w:type="paragraph" w:customStyle="1" w:styleId="TableHead0">
    <w:name w:val="Table_Head"/>
    <w:basedOn w:val="TableText2"/>
    <w:uiPriority w:val="99"/>
    <w:rsid w:val="00B518E0"/>
    <w:pPr>
      <w:keepNext/>
      <w:suppressAutoHyphens/>
      <w:autoSpaceDN w:val="0"/>
      <w:spacing w:before="80" w:after="80"/>
      <w:jc w:val="center"/>
    </w:pPr>
    <w:rPr>
      <w:rFonts w:eastAsia="SimSun"/>
      <w:b/>
    </w:rPr>
  </w:style>
  <w:style w:type="paragraph" w:customStyle="1" w:styleId="FigureLegend0">
    <w:name w:val="Figure_Legend"/>
    <w:basedOn w:val="a1"/>
    <w:uiPriority w:val="99"/>
    <w:rsid w:val="00B518E0"/>
    <w:pPr>
      <w:keepNext/>
      <w:keepLines/>
      <w:tabs>
        <w:tab w:val="clear" w:pos="1134"/>
        <w:tab w:val="clear" w:pos="1871"/>
        <w:tab w:val="clear" w:pos="2268"/>
      </w:tabs>
      <w:suppressAutoHyphens/>
      <w:overflowPunct/>
      <w:autoSpaceDE/>
      <w:adjustRightInd/>
      <w:spacing w:before="20" w:after="20"/>
      <w:textAlignment w:val="auto"/>
    </w:pPr>
    <w:rPr>
      <w:rFonts w:eastAsia="SimSun"/>
      <w:sz w:val="18"/>
    </w:rPr>
  </w:style>
  <w:style w:type="paragraph" w:customStyle="1" w:styleId="Figure0">
    <w:name w:val="Figure_#"/>
    <w:basedOn w:val="Table0"/>
    <w:next w:val="FigureTitle0"/>
    <w:uiPriority w:val="99"/>
    <w:rsid w:val="00B518E0"/>
    <w:pPr>
      <w:tabs>
        <w:tab w:val="clear" w:pos="794"/>
        <w:tab w:val="clear" w:pos="1191"/>
        <w:tab w:val="clear" w:pos="1588"/>
        <w:tab w:val="clear" w:pos="1985"/>
      </w:tabs>
      <w:spacing w:before="480"/>
    </w:pPr>
  </w:style>
  <w:style w:type="paragraph" w:customStyle="1" w:styleId="headingi0">
    <w:name w:val="heading_i"/>
    <w:basedOn w:val="3"/>
    <w:next w:val="a1"/>
    <w:uiPriority w:val="99"/>
    <w:rsid w:val="00B518E0"/>
    <w:pPr>
      <w:tabs>
        <w:tab w:val="clear" w:pos="1871"/>
        <w:tab w:val="clear" w:pos="2268"/>
        <w:tab w:val="left" w:pos="2127"/>
        <w:tab w:val="left" w:pos="2410"/>
        <w:tab w:val="left" w:pos="2921"/>
        <w:tab w:val="left" w:pos="3261"/>
      </w:tabs>
      <w:suppressAutoHyphens/>
      <w:overflowPunct/>
      <w:autoSpaceDE/>
      <w:adjustRightInd/>
      <w:spacing w:before="160"/>
      <w:textAlignment w:val="auto"/>
    </w:pPr>
    <w:rPr>
      <w:rFonts w:eastAsia="SimSun"/>
      <w:b w:val="0"/>
      <w:i/>
    </w:rPr>
  </w:style>
  <w:style w:type="paragraph" w:customStyle="1" w:styleId="FigureNoBR">
    <w:name w:val="Figure_No_BR"/>
    <w:basedOn w:val="a1"/>
    <w:next w:val="FiguretitleBR"/>
    <w:rsid w:val="00B518E0"/>
    <w:pPr>
      <w:keepNext/>
      <w:keepLines/>
      <w:tabs>
        <w:tab w:val="clear" w:pos="1134"/>
        <w:tab w:val="clear" w:pos="1871"/>
        <w:tab w:val="clear" w:pos="2268"/>
      </w:tabs>
      <w:suppressAutoHyphens/>
      <w:overflowPunct/>
      <w:autoSpaceDE/>
      <w:adjustRightInd/>
      <w:spacing w:before="480" w:after="120"/>
      <w:jc w:val="center"/>
      <w:textAlignment w:val="auto"/>
    </w:pPr>
    <w:rPr>
      <w:rFonts w:eastAsia="SimSun"/>
      <w:caps/>
    </w:rPr>
  </w:style>
  <w:style w:type="paragraph" w:customStyle="1" w:styleId="FiguretitleBR">
    <w:name w:val="Figure_title_BR"/>
    <w:basedOn w:val="TabletitleBR"/>
    <w:next w:val="Figurewithouttitle"/>
    <w:rsid w:val="00B518E0"/>
    <w:pPr>
      <w:keepNext w:val="0"/>
      <w:spacing w:after="480"/>
    </w:pPr>
  </w:style>
  <w:style w:type="paragraph" w:customStyle="1" w:styleId="TabletitleBR">
    <w:name w:val="Table_title_BR"/>
    <w:basedOn w:val="a1"/>
    <w:next w:val="Tablehead"/>
    <w:qFormat/>
    <w:rsid w:val="00B518E0"/>
    <w:pPr>
      <w:keepNext/>
      <w:keepLines/>
      <w:tabs>
        <w:tab w:val="clear" w:pos="1134"/>
        <w:tab w:val="clear" w:pos="1871"/>
        <w:tab w:val="clear" w:pos="2268"/>
      </w:tabs>
      <w:suppressAutoHyphens/>
      <w:overflowPunct/>
      <w:autoSpaceDE/>
      <w:adjustRightInd/>
      <w:spacing w:before="0" w:after="120"/>
      <w:jc w:val="center"/>
      <w:textAlignment w:val="auto"/>
    </w:pPr>
    <w:rPr>
      <w:rFonts w:eastAsia="SimSun"/>
      <w:b/>
    </w:rPr>
  </w:style>
  <w:style w:type="paragraph" w:customStyle="1" w:styleId="TableNoBR">
    <w:name w:val="Table_No_BR"/>
    <w:basedOn w:val="a1"/>
    <w:next w:val="TabletitleBR"/>
    <w:rsid w:val="00B518E0"/>
    <w:pPr>
      <w:keepNext/>
      <w:tabs>
        <w:tab w:val="clear" w:pos="1134"/>
        <w:tab w:val="clear" w:pos="1871"/>
        <w:tab w:val="clear" w:pos="2268"/>
        <w:tab w:val="left" w:pos="794"/>
        <w:tab w:val="left" w:pos="1191"/>
        <w:tab w:val="left" w:pos="1588"/>
        <w:tab w:val="left" w:pos="1985"/>
      </w:tabs>
      <w:suppressAutoHyphens/>
      <w:adjustRightInd/>
      <w:spacing w:before="560" w:after="120"/>
      <w:jc w:val="center"/>
    </w:pPr>
    <w:rPr>
      <w:caps/>
      <w:szCs w:val="24"/>
    </w:rPr>
  </w:style>
  <w:style w:type="paragraph" w:customStyle="1" w:styleId="FigureNotitle">
    <w:name w:val="Figure_No &amp; title"/>
    <w:basedOn w:val="a1"/>
    <w:next w:val="Normalaftertitle"/>
    <w:rsid w:val="00B518E0"/>
    <w:pPr>
      <w:keepLines/>
      <w:tabs>
        <w:tab w:val="clear" w:pos="1134"/>
        <w:tab w:val="clear" w:pos="1871"/>
        <w:tab w:val="clear" w:pos="2268"/>
        <w:tab w:val="left" w:pos="794"/>
        <w:tab w:val="left" w:pos="1191"/>
        <w:tab w:val="left" w:pos="1588"/>
        <w:tab w:val="left" w:pos="1985"/>
      </w:tabs>
      <w:suppressAutoHyphens/>
      <w:adjustRightInd/>
      <w:spacing w:before="240" w:after="120"/>
      <w:jc w:val="center"/>
    </w:pPr>
    <w:rPr>
      <w:b/>
      <w:bCs/>
      <w:szCs w:val="24"/>
    </w:rPr>
  </w:style>
  <w:style w:type="character" w:customStyle="1" w:styleId="TableTextChar0">
    <w:name w:val="Table_Text Char"/>
    <w:basedOn w:val="a2"/>
    <w:uiPriority w:val="99"/>
    <w:rsid w:val="00B518E0"/>
    <w:rPr>
      <w:rFonts w:ascii="Times New Roman" w:eastAsia="MS Mincho" w:hAnsi="Times New Roman"/>
      <w:sz w:val="22"/>
      <w:lang w:val="en-GB" w:eastAsia="en-US"/>
    </w:rPr>
  </w:style>
  <w:style w:type="character" w:customStyle="1" w:styleId="SignatureChar1">
    <w:name w:val="Signature Char1"/>
    <w:basedOn w:val="a2"/>
    <w:semiHidden/>
    <w:rsid w:val="00B518E0"/>
    <w:rPr>
      <w:rFonts w:ascii="Times New Roman" w:hAnsi="Times New Roman" w:cs="Times New Roman" w:hint="default"/>
      <w:sz w:val="24"/>
      <w:lang w:val="en-GB" w:eastAsia="en-US"/>
    </w:rPr>
  </w:style>
  <w:style w:type="paragraph" w:customStyle="1" w:styleId="Table-fin">
    <w:name w:val="Table-fin"/>
    <w:basedOn w:val="a1"/>
    <w:uiPriority w:val="99"/>
    <w:rsid w:val="00B518E0"/>
    <w:pPr>
      <w:textAlignment w:val="auto"/>
    </w:pPr>
    <w:rPr>
      <w:rFonts w:eastAsia="MS Mincho"/>
    </w:rPr>
  </w:style>
  <w:style w:type="character" w:customStyle="1" w:styleId="Titre1Car1">
    <w:name w:val="Titre 1 Car1"/>
    <w:aliases w:val="título 1 Car1,H1 Car1,h1 Car1,h11 Car1,h12 Car1,h13 Car1,h14 Car1,h15 Car1,h16 Car1,h17 Car1,h111 Car1,h121 Car1,h131 Car1,h141 Car1,h151 Car1,h161 Car1,h18 Car1,h112 Car1,h122 Car1,h132 Car1,h142 Car1,h152 Car1,h162 Car1,h19 Car1,h113 Car1"/>
    <w:rsid w:val="00B518E0"/>
    <w:rPr>
      <w:rFonts w:ascii="Cambria" w:eastAsia="SimSun" w:hAnsi="Cambria" w:cs="Times New Roman" w:hint="default"/>
      <w:b/>
      <w:bCs/>
      <w:color w:val="365F91"/>
      <w:sz w:val="28"/>
      <w:szCs w:val="28"/>
      <w:lang w:val="en-GB" w:eastAsia="en-US"/>
    </w:rPr>
  </w:style>
  <w:style w:type="character" w:customStyle="1" w:styleId="Titre2Car1">
    <w:name w:val="Titre 2 Car1"/>
    <w:aliases w:val="Sub-section Car1,H2 Car1,h2 Car1,h21 Car1,Heading Two Car1,R2 Car1,l2 Car1,UNDERRUBRIK 1-2 Car1,Head 2 Car1,List level 2 Car1,Sub-Heading Car1,A Car1,1st level heading Car1,level 2 no toc Car1,2nd level Car1,Titre2 Car1,h:2 Car1,h:2app Car1"/>
    <w:semiHidden/>
    <w:rsid w:val="00B518E0"/>
    <w:rPr>
      <w:rFonts w:ascii="Cambria" w:eastAsia="SimSun" w:hAnsi="Cambria" w:cs="Times New Roman" w:hint="default"/>
      <w:b/>
      <w:bCs/>
      <w:color w:val="4F81BD"/>
      <w:sz w:val="26"/>
      <w:szCs w:val="26"/>
      <w:lang w:val="en-GB" w:eastAsia="en-US"/>
    </w:rPr>
  </w:style>
  <w:style w:type="character" w:customStyle="1" w:styleId="Titre3Car1">
    <w:name w:val="Titre 3 Car1"/>
    <w:aliases w:val="Underrubrik2 Car1,H3 Car1,Memo Heading 3 Car1,h3 Car1,no break Car1,Heading 3 Char1 Char Car1,Heading 3 Char Char Char Car1,Heading 3 Char1 Char Char Char Car1,Heading 3 Char Char Char Char Char Car1,Heading 3 Char Char1 Char Car1,0H Car1"/>
    <w:semiHidden/>
    <w:rsid w:val="00B518E0"/>
    <w:rPr>
      <w:rFonts w:ascii="Cambria" w:eastAsia="SimSun" w:hAnsi="Cambria" w:cs="Times New Roman" w:hint="default"/>
      <w:b/>
      <w:bCs/>
      <w:color w:val="4F81BD"/>
      <w:sz w:val="24"/>
      <w:lang w:val="en-GB" w:eastAsia="en-US"/>
    </w:rPr>
  </w:style>
  <w:style w:type="character" w:customStyle="1" w:styleId="Titre4Car1">
    <w:name w:val="Titre 4 Car1"/>
    <w:aliases w:val="h4 Car1,H4 Car1,h41 Car1,H41 Car1,H42 Car1,h42 Car1,H43 Car1,h43 Car1,H411 Car1,h411 Car1,H421 Car1,h421 Car1,H44 Car1,h44 Car1,H412 Car1,h412 Car1,H422 Car1,h422 Car1,H431 Car1,h431 Car1,H45 Car1,h45 Car1,H413 Car1,h413 Car1,H423 Car1"/>
    <w:semiHidden/>
    <w:rsid w:val="00B518E0"/>
    <w:rPr>
      <w:rFonts w:ascii="Cambria" w:eastAsia="SimSun" w:hAnsi="Cambria" w:cs="Times New Roman" w:hint="default"/>
      <w:b/>
      <w:bCs/>
      <w:i/>
      <w:iCs/>
      <w:color w:val="4F81BD"/>
      <w:sz w:val="24"/>
      <w:lang w:val="en-GB" w:eastAsia="en-US"/>
    </w:rPr>
  </w:style>
  <w:style w:type="character" w:customStyle="1" w:styleId="Titre5Car1">
    <w:name w:val="Titre 5 Car1"/>
    <w:aliases w:val="H5 Car1"/>
    <w:semiHidden/>
    <w:rsid w:val="00B518E0"/>
    <w:rPr>
      <w:rFonts w:ascii="Cambria" w:eastAsia="SimSun" w:hAnsi="Cambria" w:cs="Times New Roman" w:hint="default"/>
      <w:color w:val="243F60"/>
      <w:sz w:val="24"/>
      <w:lang w:val="en-GB" w:eastAsia="en-US"/>
    </w:rPr>
  </w:style>
  <w:style w:type="character" w:customStyle="1" w:styleId="Titre6Car1">
    <w:name w:val="Titre 6 Car1"/>
    <w:aliases w:val="H6 Car1"/>
    <w:semiHidden/>
    <w:rsid w:val="00B518E0"/>
    <w:rPr>
      <w:rFonts w:ascii="Cambria" w:eastAsia="SimSun" w:hAnsi="Cambria" w:cs="Times New Roman" w:hint="default"/>
      <w:i/>
      <w:iCs/>
      <w:color w:val="243F60"/>
      <w:sz w:val="24"/>
      <w:lang w:val="en-GB" w:eastAsia="en-US"/>
    </w:rPr>
  </w:style>
  <w:style w:type="character" w:customStyle="1" w:styleId="Titre7Car1">
    <w:name w:val="Titre 7 Car1"/>
    <w:aliases w:val="H7 Car1,8 Car1"/>
    <w:semiHidden/>
    <w:rsid w:val="00B518E0"/>
    <w:rPr>
      <w:rFonts w:ascii="Cambria" w:eastAsia="SimSun" w:hAnsi="Cambria" w:cs="Times New Roman" w:hint="default"/>
      <w:i/>
      <w:iCs/>
      <w:color w:val="404040"/>
      <w:sz w:val="24"/>
      <w:lang w:val="en-GB" w:eastAsia="en-US"/>
    </w:rPr>
  </w:style>
  <w:style w:type="character" w:customStyle="1" w:styleId="Titre8Car1">
    <w:name w:val="Titre 8 Car1"/>
    <w:aliases w:val="Table Heading Car1"/>
    <w:semiHidden/>
    <w:rsid w:val="00B518E0"/>
    <w:rPr>
      <w:rFonts w:ascii="Cambria" w:eastAsia="SimSun" w:hAnsi="Cambria" w:cs="Times New Roman" w:hint="default"/>
      <w:color w:val="404040"/>
      <w:lang w:val="en-GB" w:eastAsia="en-US"/>
    </w:rPr>
  </w:style>
  <w:style w:type="character" w:customStyle="1" w:styleId="Titre9Car1">
    <w:name w:val="Titre 9 Car1"/>
    <w:aliases w:val="Figure Heading Car1,FH Car1"/>
    <w:semiHidden/>
    <w:rsid w:val="00B518E0"/>
    <w:rPr>
      <w:rFonts w:ascii="Cambria" w:eastAsia="SimSun" w:hAnsi="Cambria" w:cs="Times New Roman" w:hint="default"/>
      <w:i/>
      <w:iCs/>
      <w:color w:val="404040"/>
      <w:lang w:val="en-GB" w:eastAsia="en-US"/>
    </w:rPr>
  </w:style>
  <w:style w:type="character" w:customStyle="1" w:styleId="NotedebasdepageCar1">
    <w:name w:val="Note de bas de page Car1"/>
    <w:aliases w:val="footnote text Car1,ALTS FOOTNOTE Car1,Footnote Text Char1 Car1,Footnote Text Char Char1 Car1,Footnote Text Char4 Char Char Car1,Footnote Text Char1 Char1 Char1 Char Car1,Footnote Text Char Char1 Char1 Char Char Car1,DNV Car1"/>
    <w:semiHidden/>
    <w:rsid w:val="00B518E0"/>
    <w:rPr>
      <w:rFonts w:ascii="Times New Roman" w:hAnsi="Times New Roman" w:cs="Times New Roman" w:hint="default"/>
      <w:lang w:val="en-GB" w:eastAsia="en-US"/>
    </w:rPr>
  </w:style>
  <w:style w:type="character" w:customStyle="1" w:styleId="En-tteCar1">
    <w:name w:val="En-tête Car1"/>
    <w:aliases w:val="header odd Car1,header odd1 Car1,header odd2 Car1,header Car1,header odd3 Car1,header odd4 Car1,header odd5 Car1,header odd6 Car1,header1 Car1,header2 Car1,header3 Car1,header odd11 Car1,header odd21 Car1,header odd7 Car1,header4 Car1"/>
    <w:semiHidden/>
    <w:rsid w:val="00B518E0"/>
    <w:rPr>
      <w:rFonts w:ascii="Times New Roman" w:hAnsi="Times New Roman" w:cs="Times New Roman" w:hint="default"/>
      <w:sz w:val="24"/>
      <w:lang w:val="en-GB" w:eastAsia="en-US"/>
    </w:rPr>
  </w:style>
  <w:style w:type="character" w:customStyle="1" w:styleId="PieddepageCar1">
    <w:name w:val="Pied de page Car1"/>
    <w:aliases w:val="footer odd Car1,footer Car1,fo Car1,pie de página Car1"/>
    <w:semiHidden/>
    <w:rsid w:val="00B518E0"/>
    <w:rPr>
      <w:rFonts w:ascii="Times New Roman" w:hAnsi="Times New Roman" w:cs="Times New Roman" w:hint="default"/>
      <w:sz w:val="24"/>
      <w:lang w:val="en-GB" w:eastAsia="en-US"/>
    </w:rPr>
  </w:style>
  <w:style w:type="paragraph" w:customStyle="1" w:styleId="affffd">
    <w:name w:val="公式"/>
    <w:basedOn w:val="a1"/>
    <w:next w:val="13"/>
    <w:link w:val="Charff"/>
    <w:qFormat/>
    <w:rsid w:val="00B518E0"/>
    <w:pPr>
      <w:tabs>
        <w:tab w:val="clear" w:pos="1134"/>
        <w:tab w:val="clear" w:pos="1871"/>
        <w:tab w:val="clear" w:pos="2268"/>
        <w:tab w:val="center" w:pos="4152"/>
        <w:tab w:val="right" w:pos="8301"/>
      </w:tabs>
      <w:overflowPunct/>
      <w:autoSpaceDE/>
      <w:autoSpaceDN/>
      <w:adjustRightInd/>
      <w:spacing w:after="120"/>
      <w:jc w:val="center"/>
      <w:textAlignment w:val="auto"/>
    </w:pPr>
    <w:rPr>
      <w:rFonts w:eastAsia="SimSun"/>
      <w:kern w:val="2"/>
      <w:sz w:val="21"/>
      <w:lang w:val="en-US" w:eastAsia="zh-CN"/>
    </w:rPr>
  </w:style>
  <w:style w:type="character" w:customStyle="1" w:styleId="Charff">
    <w:name w:val="公式 Char"/>
    <w:link w:val="affffd"/>
    <w:rsid w:val="00B518E0"/>
    <w:rPr>
      <w:rFonts w:ascii="Times New Roman" w:eastAsia="SimSun" w:hAnsi="Times New Roman"/>
      <w:kern w:val="2"/>
      <w:sz w:val="21"/>
    </w:rPr>
  </w:style>
  <w:style w:type="paragraph" w:customStyle="1" w:styleId="affffe">
    <w:name w:val="表格文字居中"/>
    <w:basedOn w:val="a1"/>
    <w:qFormat/>
    <w:rsid w:val="00B518E0"/>
    <w:pPr>
      <w:widowControl w:val="0"/>
      <w:tabs>
        <w:tab w:val="clear" w:pos="1134"/>
        <w:tab w:val="clear" w:pos="1871"/>
        <w:tab w:val="clear" w:pos="2268"/>
      </w:tabs>
      <w:overflowPunct/>
      <w:autoSpaceDE/>
      <w:autoSpaceDN/>
      <w:adjustRightInd/>
      <w:spacing w:before="0"/>
      <w:jc w:val="center"/>
      <w:textAlignment w:val="auto"/>
    </w:pPr>
    <w:rPr>
      <w:rFonts w:eastAsia="SimSun" w:cs="SimSun"/>
      <w:kern w:val="2"/>
      <w:sz w:val="21"/>
      <w:lang w:val="en-US" w:eastAsia="zh-CN"/>
    </w:rPr>
  </w:style>
  <w:style w:type="table" w:customStyle="1" w:styleId="PlumTable">
    <w:name w:val="Plum Table"/>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character" w:customStyle="1" w:styleId="ArtrefBold1">
    <w:name w:val="Art_ref + Bold1"/>
    <w:basedOn w:val="Artref"/>
    <w:rsid w:val="00B518E0"/>
    <w:rPr>
      <w:b/>
      <w:bCs/>
      <w:color w:val="auto"/>
    </w:rPr>
  </w:style>
  <w:style w:type="table" w:customStyle="1" w:styleId="Grilledutableau1">
    <w:name w:val="Grille du tableau1"/>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ff0">
    <w:name w:val="批注文字 Char"/>
    <w:basedOn w:val="a2"/>
    <w:rsid w:val="00B518E0"/>
    <w:rPr>
      <w:rFonts w:ascii="Times New Roman" w:hAnsi="Times New Roman" w:cs="Times New Roman"/>
      <w:kern w:val="0"/>
      <w:sz w:val="24"/>
      <w:szCs w:val="20"/>
      <w:lang w:val="en-GB" w:eastAsia="en-US"/>
    </w:rPr>
  </w:style>
  <w:style w:type="paragraph" w:customStyle="1" w:styleId="Tablef">
    <w:name w:val="Table_f"/>
    <w:basedOn w:val="Tablefin"/>
    <w:rsid w:val="00B518E0"/>
    <w:pPr>
      <w:tabs>
        <w:tab w:val="left" w:pos="284"/>
        <w:tab w:val="left" w:pos="567"/>
        <w:tab w:val="left" w:pos="851"/>
        <w:tab w:val="left" w:pos="1134"/>
        <w:tab w:val="left" w:pos="1418"/>
        <w:tab w:val="left" w:pos="1701"/>
        <w:tab w:val="left" w:pos="1871"/>
        <w:tab w:val="left" w:pos="1985"/>
        <w:tab w:val="left" w:pos="2268"/>
        <w:tab w:val="left" w:pos="2552"/>
        <w:tab w:val="left" w:pos="2835"/>
        <w:tab w:val="left" w:pos="3119"/>
        <w:tab w:val="left" w:pos="3402"/>
        <w:tab w:val="left" w:pos="3686"/>
        <w:tab w:val="left" w:pos="3969"/>
      </w:tabs>
      <w:spacing w:before="40" w:after="40"/>
    </w:pPr>
    <w:rPr>
      <w:lang w:val="de-DE"/>
    </w:rPr>
  </w:style>
  <w:style w:type="character" w:customStyle="1" w:styleId="BalloonTextChar4">
    <w:name w:val="Balloon Text Char4"/>
    <w:basedOn w:val="a2"/>
    <w:rsid w:val="00B518E0"/>
    <w:rPr>
      <w:rFonts w:ascii="Times New Roman" w:eastAsiaTheme="minorEastAsia" w:hAnsi="Times New Roman"/>
      <w:sz w:val="18"/>
      <w:szCs w:val="18"/>
      <w:lang w:val="en-GB" w:eastAsia="en-US"/>
    </w:rPr>
  </w:style>
  <w:style w:type="character" w:customStyle="1" w:styleId="CommentTextChar4">
    <w:name w:val="Comment Text Char4"/>
    <w:basedOn w:val="a2"/>
    <w:rsid w:val="00B518E0"/>
    <w:rPr>
      <w:rFonts w:ascii="Times New Roman" w:eastAsiaTheme="minorEastAsia" w:hAnsi="Times New Roman"/>
      <w:lang w:val="en-GB" w:eastAsia="en-US"/>
    </w:rPr>
  </w:style>
  <w:style w:type="character" w:customStyle="1" w:styleId="CommentSubjectChar4">
    <w:name w:val="Comment Subject Char4"/>
    <w:basedOn w:val="CommentTextChar4"/>
    <w:rsid w:val="00B518E0"/>
    <w:rPr>
      <w:rFonts w:ascii="Times New Roman" w:eastAsiaTheme="minorEastAsia" w:hAnsi="Times New Roman"/>
      <w:b/>
      <w:bCs/>
      <w:lang w:val="en-GB" w:eastAsia="en-US"/>
    </w:rPr>
  </w:style>
  <w:style w:type="paragraph" w:customStyle="1" w:styleId="Normal-a">
    <w:name w:val="Normal-a"/>
    <w:basedOn w:val="a1"/>
    <w:rsid w:val="00B518E0"/>
    <w:rPr>
      <w:rFonts w:eastAsiaTheme="minorEastAsia"/>
      <w:lang w:val="en-US"/>
    </w:rPr>
  </w:style>
  <w:style w:type="character" w:customStyle="1" w:styleId="AnnexNoTitleChar">
    <w:name w:val="Annex_NoTitle Char"/>
    <w:rsid w:val="00B518E0"/>
    <w:rPr>
      <w:rFonts w:ascii="Times New Roman" w:eastAsia="SimSun" w:hAnsi="Times New Roman"/>
      <w:b/>
      <w:sz w:val="28"/>
      <w:lang w:val="en-GB" w:eastAsia="en-US"/>
    </w:rPr>
  </w:style>
  <w:style w:type="character" w:customStyle="1" w:styleId="AnnexNoCar">
    <w:name w:val="Annex_No Car"/>
    <w:locked/>
    <w:rsid w:val="00B518E0"/>
    <w:rPr>
      <w:rFonts w:ascii="Times New Roman" w:hAnsi="Times New Roman"/>
      <w:caps/>
      <w:sz w:val="28"/>
      <w:lang w:val="en-GB" w:eastAsia="en-US"/>
    </w:rPr>
  </w:style>
  <w:style w:type="paragraph" w:customStyle="1" w:styleId="Scope">
    <w:name w:val="Scope"/>
    <w:basedOn w:val="a1"/>
    <w:rsid w:val="00B518E0"/>
    <w:pPr>
      <w:keepNext/>
      <w:keepLines/>
      <w:tabs>
        <w:tab w:val="left" w:pos="794"/>
        <w:tab w:val="left" w:pos="1191"/>
        <w:tab w:val="left" w:pos="1588"/>
        <w:tab w:val="left" w:pos="1985"/>
      </w:tabs>
      <w:spacing w:before="240"/>
      <w:jc w:val="both"/>
    </w:pPr>
    <w:rPr>
      <w:rFonts w:eastAsia="SimSun"/>
      <w:b/>
      <w:szCs w:val="24"/>
      <w:lang w:val="en-US"/>
    </w:rPr>
  </w:style>
  <w:style w:type="paragraph" w:customStyle="1" w:styleId="Tablef0">
    <w:name w:val="TableÇf"/>
    <w:basedOn w:val="a1"/>
    <w:rsid w:val="00B518E0"/>
    <w:pPr>
      <w:tabs>
        <w:tab w:val="clear" w:pos="1134"/>
        <w:tab w:val="clear" w:pos="1871"/>
        <w:tab w:val="clear" w:pos="2268"/>
      </w:tabs>
      <w:overflowPunct/>
      <w:autoSpaceDE/>
      <w:autoSpaceDN/>
      <w:adjustRightInd/>
      <w:spacing w:before="0"/>
      <w:textAlignment w:val="auto"/>
    </w:pPr>
    <w:rPr>
      <w:szCs w:val="24"/>
      <w:lang w:val="en-US"/>
    </w:rPr>
  </w:style>
  <w:style w:type="character" w:customStyle="1" w:styleId="Mentionnonrsolue1">
    <w:name w:val="Mention non résolue1"/>
    <w:basedOn w:val="a2"/>
    <w:uiPriority w:val="99"/>
    <w:semiHidden/>
    <w:rsid w:val="00B518E0"/>
    <w:rPr>
      <w:color w:val="808080"/>
      <w:shd w:val="clear" w:color="auto" w:fill="E6E6E6"/>
    </w:rPr>
  </w:style>
  <w:style w:type="paragraph" w:customStyle="1" w:styleId="ECCHeader">
    <w:name w:val="ECC Header"/>
    <w:rsid w:val="00B518E0"/>
    <w:pPr>
      <w:tabs>
        <w:tab w:val="left" w:pos="0"/>
        <w:tab w:val="center" w:pos="4820"/>
        <w:tab w:val="right" w:pos="9639"/>
      </w:tabs>
      <w:spacing w:before="60" w:after="120"/>
    </w:pPr>
    <w:rPr>
      <w:rFonts w:ascii="Arial" w:eastAsiaTheme="minorEastAsia" w:hAnsi="Arial"/>
      <w:b/>
      <w:sz w:val="16"/>
      <w:lang w:val="da-DK" w:eastAsia="en-US"/>
    </w:rPr>
  </w:style>
  <w:style w:type="paragraph" w:customStyle="1" w:styleId="ECCFiguretitle">
    <w:name w:val="ECC Figure title"/>
    <w:basedOn w:val="a1"/>
    <w:next w:val="a1"/>
    <w:rsid w:val="00B518E0"/>
    <w:pPr>
      <w:tabs>
        <w:tab w:val="clear" w:pos="1134"/>
        <w:tab w:val="clear" w:pos="1871"/>
        <w:tab w:val="clear" w:pos="2268"/>
      </w:tabs>
      <w:overflowPunct/>
      <w:autoSpaceDE/>
      <w:autoSpaceDN/>
      <w:adjustRightInd/>
      <w:spacing w:before="240" w:after="480"/>
      <w:ind w:left="360" w:hanging="360"/>
      <w:jc w:val="center"/>
      <w:textAlignment w:val="auto"/>
    </w:pPr>
    <w:rPr>
      <w:rFonts w:ascii="Arial" w:eastAsiaTheme="minorEastAsia" w:hAnsi="Arial"/>
      <w:b/>
      <w:color w:val="D2232A"/>
      <w:sz w:val="20"/>
      <w:szCs w:val="24"/>
    </w:rPr>
  </w:style>
  <w:style w:type="paragraph" w:customStyle="1" w:styleId="ECCAnnex-heading1">
    <w:name w:val="ECC Annex - heading1"/>
    <w:basedOn w:val="10"/>
    <w:next w:val="a1"/>
    <w:rsid w:val="00B518E0"/>
    <w:pPr>
      <w:keepLines w:val="0"/>
      <w:pageBreakBefore/>
      <w:tabs>
        <w:tab w:val="clear" w:pos="1134"/>
        <w:tab w:val="clear" w:pos="1871"/>
        <w:tab w:val="clear" w:pos="2268"/>
      </w:tabs>
      <w:overflowPunct/>
      <w:autoSpaceDE/>
      <w:autoSpaceDN/>
      <w:adjustRightInd/>
      <w:spacing w:before="400" w:after="240"/>
      <w:ind w:left="0" w:firstLine="0"/>
      <w:textAlignment w:val="auto"/>
    </w:pPr>
    <w:rPr>
      <w:rFonts w:ascii="Arial" w:eastAsiaTheme="minorEastAsia" w:hAnsi="Arial" w:cs="Arial"/>
      <w:bCs/>
      <w:caps/>
      <w:color w:val="D2232A"/>
      <w:kern w:val="32"/>
      <w:sz w:val="20"/>
      <w:szCs w:val="32"/>
    </w:rPr>
  </w:style>
  <w:style w:type="table" w:customStyle="1" w:styleId="TableGrid100">
    <w:name w:val="Table Grid10"/>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a4"/>
    <w:uiPriority w:val="99"/>
    <w:semiHidden/>
    <w:unhideWhenUsed/>
    <w:rsid w:val="00B518E0"/>
  </w:style>
  <w:style w:type="numbering" w:customStyle="1" w:styleId="LFO192">
    <w:name w:val="LFO192"/>
    <w:basedOn w:val="a4"/>
    <w:rsid w:val="00B518E0"/>
  </w:style>
  <w:style w:type="numbering" w:customStyle="1" w:styleId="LFO202">
    <w:name w:val="LFO202"/>
    <w:basedOn w:val="a4"/>
    <w:rsid w:val="00B518E0"/>
  </w:style>
  <w:style w:type="numbering" w:customStyle="1" w:styleId="LFO212">
    <w:name w:val="LFO212"/>
    <w:basedOn w:val="a4"/>
    <w:rsid w:val="00B518E0"/>
  </w:style>
  <w:style w:type="numbering" w:customStyle="1" w:styleId="LFO222">
    <w:name w:val="LFO222"/>
    <w:basedOn w:val="a4"/>
    <w:rsid w:val="00B518E0"/>
  </w:style>
  <w:style w:type="numbering" w:customStyle="1" w:styleId="LFO232">
    <w:name w:val="LFO232"/>
    <w:basedOn w:val="a4"/>
    <w:rsid w:val="00B518E0"/>
  </w:style>
  <w:style w:type="numbering" w:customStyle="1" w:styleId="NoList13">
    <w:name w:val="No List13"/>
    <w:next w:val="a4"/>
    <w:uiPriority w:val="99"/>
    <w:semiHidden/>
    <w:unhideWhenUsed/>
    <w:rsid w:val="00B518E0"/>
  </w:style>
  <w:style w:type="table" w:customStyle="1" w:styleId="TableGrid14">
    <w:name w:val="Table Grid14"/>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a4"/>
    <w:uiPriority w:val="99"/>
    <w:semiHidden/>
    <w:unhideWhenUsed/>
    <w:rsid w:val="00B518E0"/>
  </w:style>
  <w:style w:type="numbering" w:customStyle="1" w:styleId="NoList1112">
    <w:name w:val="No List1112"/>
    <w:next w:val="a4"/>
    <w:uiPriority w:val="99"/>
    <w:semiHidden/>
    <w:unhideWhenUsed/>
    <w:rsid w:val="00B518E0"/>
  </w:style>
  <w:style w:type="numbering" w:customStyle="1" w:styleId="KeineListe12">
    <w:name w:val="Keine Liste12"/>
    <w:next w:val="a4"/>
    <w:uiPriority w:val="99"/>
    <w:semiHidden/>
    <w:unhideWhenUsed/>
    <w:rsid w:val="00B518E0"/>
  </w:style>
  <w:style w:type="table" w:customStyle="1" w:styleId="Tabellenraster11">
    <w:name w:val="Tabellenraster11"/>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3"/>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
    <w:name w:val="リストなし11"/>
    <w:next w:val="a4"/>
    <w:uiPriority w:val="99"/>
    <w:semiHidden/>
    <w:unhideWhenUsed/>
    <w:rsid w:val="00B518E0"/>
  </w:style>
  <w:style w:type="numbering" w:customStyle="1" w:styleId="NoList21">
    <w:name w:val="No List21"/>
    <w:next w:val="a4"/>
    <w:uiPriority w:val="99"/>
    <w:semiHidden/>
    <w:unhideWhenUsed/>
    <w:rsid w:val="00B518E0"/>
  </w:style>
  <w:style w:type="numbering" w:customStyle="1" w:styleId="LFO1911">
    <w:name w:val="LFO1911"/>
    <w:basedOn w:val="a4"/>
    <w:rsid w:val="00B518E0"/>
  </w:style>
  <w:style w:type="numbering" w:customStyle="1" w:styleId="LFO2011">
    <w:name w:val="LFO2011"/>
    <w:basedOn w:val="a4"/>
    <w:rsid w:val="00B518E0"/>
  </w:style>
  <w:style w:type="numbering" w:customStyle="1" w:styleId="LFO2111">
    <w:name w:val="LFO2111"/>
    <w:basedOn w:val="a4"/>
    <w:rsid w:val="00B518E0"/>
  </w:style>
  <w:style w:type="numbering" w:customStyle="1" w:styleId="LFO2211">
    <w:name w:val="LFO2211"/>
    <w:basedOn w:val="a4"/>
    <w:rsid w:val="00B518E0"/>
  </w:style>
  <w:style w:type="numbering" w:customStyle="1" w:styleId="LFO2311">
    <w:name w:val="LFO2311"/>
    <w:basedOn w:val="a4"/>
    <w:rsid w:val="00B518E0"/>
  </w:style>
  <w:style w:type="numbering" w:customStyle="1" w:styleId="NoList121">
    <w:name w:val="No List121"/>
    <w:next w:val="a4"/>
    <w:uiPriority w:val="99"/>
    <w:semiHidden/>
    <w:unhideWhenUsed/>
    <w:rsid w:val="00B518E0"/>
  </w:style>
  <w:style w:type="numbering" w:customStyle="1" w:styleId="NoList1121">
    <w:name w:val="No List1121"/>
    <w:next w:val="a4"/>
    <w:uiPriority w:val="99"/>
    <w:semiHidden/>
    <w:unhideWhenUsed/>
    <w:rsid w:val="00B518E0"/>
  </w:style>
  <w:style w:type="numbering" w:customStyle="1" w:styleId="NoList11112">
    <w:name w:val="No List11112"/>
    <w:next w:val="a4"/>
    <w:uiPriority w:val="99"/>
    <w:semiHidden/>
    <w:unhideWhenUsed/>
    <w:rsid w:val="00B518E0"/>
  </w:style>
  <w:style w:type="numbering" w:customStyle="1" w:styleId="KeineListe111">
    <w:name w:val="Keine Liste111"/>
    <w:next w:val="a4"/>
    <w:uiPriority w:val="99"/>
    <w:semiHidden/>
    <w:unhideWhenUsed/>
    <w:rsid w:val="00B518E0"/>
  </w:style>
  <w:style w:type="table" w:customStyle="1" w:styleId="TableGrid511">
    <w:name w:val="Table Grid51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CCBullets1">
    <w:name w:val="ECC Bullets1"/>
    <w:basedOn w:val="a4"/>
    <w:rsid w:val="00B518E0"/>
  </w:style>
  <w:style w:type="numbering" w:customStyle="1" w:styleId="ECCNumbers-Bullets1">
    <w:name w:val="ECC Numbers-Bullets1"/>
    <w:uiPriority w:val="99"/>
    <w:rsid w:val="00B518E0"/>
  </w:style>
  <w:style w:type="table" w:customStyle="1" w:styleId="ECCTable-redheader1">
    <w:name w:val="ECC Table - red header1"/>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1">
    <w:name w:val="Table Grid31"/>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
    <w:name w:val="Colorful Grid1"/>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1">
    <w:name w:val="Table Simple 11"/>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
    <w:name w:val="Colorful Grid - Accent 61"/>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1">
    <w:name w:val="ECC Table - white header1"/>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1">
    <w:name w:val="ECC Table - clean1"/>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
    <w:name w:val="No List31"/>
    <w:next w:val="a4"/>
    <w:uiPriority w:val="99"/>
    <w:semiHidden/>
    <w:unhideWhenUsed/>
    <w:rsid w:val="00B518E0"/>
  </w:style>
  <w:style w:type="table" w:customStyle="1" w:styleId="TableGrid41">
    <w:name w:val="Table Grid41"/>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1"/>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
    <w:name w:val="Table Grid62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a4"/>
    <w:uiPriority w:val="99"/>
    <w:semiHidden/>
    <w:unhideWhenUsed/>
    <w:rsid w:val="00B518E0"/>
  </w:style>
  <w:style w:type="table" w:customStyle="1" w:styleId="TableGrid71">
    <w:name w:val="Table Grid71"/>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
    <w:name w:val="Table Grid63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彩色网格11"/>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1">
    <w:name w:val="Table Grid91"/>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a4"/>
    <w:uiPriority w:val="99"/>
    <w:semiHidden/>
    <w:unhideWhenUsed/>
    <w:rsid w:val="00B518E0"/>
  </w:style>
  <w:style w:type="table" w:customStyle="1" w:styleId="PlumTable1">
    <w:name w:val="Plum Table1"/>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1">
    <w:name w:val="Grille du tableau11"/>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a4"/>
    <w:uiPriority w:val="99"/>
    <w:semiHidden/>
    <w:unhideWhenUsed/>
    <w:rsid w:val="00B518E0"/>
  </w:style>
  <w:style w:type="numbering" w:customStyle="1" w:styleId="LFO193">
    <w:name w:val="LFO193"/>
    <w:basedOn w:val="a4"/>
    <w:rsid w:val="00B518E0"/>
  </w:style>
  <w:style w:type="numbering" w:customStyle="1" w:styleId="LFO203">
    <w:name w:val="LFO203"/>
    <w:basedOn w:val="a4"/>
    <w:rsid w:val="00B518E0"/>
  </w:style>
  <w:style w:type="numbering" w:customStyle="1" w:styleId="LFO213">
    <w:name w:val="LFO213"/>
    <w:basedOn w:val="a4"/>
    <w:rsid w:val="00B518E0"/>
  </w:style>
  <w:style w:type="numbering" w:customStyle="1" w:styleId="LFO223">
    <w:name w:val="LFO223"/>
    <w:basedOn w:val="a4"/>
    <w:rsid w:val="00B518E0"/>
  </w:style>
  <w:style w:type="numbering" w:customStyle="1" w:styleId="LFO233">
    <w:name w:val="LFO233"/>
    <w:basedOn w:val="a4"/>
    <w:rsid w:val="00B518E0"/>
  </w:style>
  <w:style w:type="numbering" w:customStyle="1" w:styleId="NoList14">
    <w:name w:val="No List14"/>
    <w:next w:val="a4"/>
    <w:uiPriority w:val="99"/>
    <w:semiHidden/>
    <w:unhideWhenUsed/>
    <w:rsid w:val="00B518E0"/>
  </w:style>
  <w:style w:type="table" w:customStyle="1" w:styleId="TableGrid16">
    <w:name w:val="Table Grid16"/>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a4"/>
    <w:uiPriority w:val="99"/>
    <w:semiHidden/>
    <w:unhideWhenUsed/>
    <w:rsid w:val="00B518E0"/>
  </w:style>
  <w:style w:type="numbering" w:customStyle="1" w:styleId="NoList1113">
    <w:name w:val="No List1113"/>
    <w:next w:val="a4"/>
    <w:uiPriority w:val="99"/>
    <w:semiHidden/>
    <w:unhideWhenUsed/>
    <w:rsid w:val="00B518E0"/>
  </w:style>
  <w:style w:type="numbering" w:customStyle="1" w:styleId="KeineListe13">
    <w:name w:val="Keine Liste13"/>
    <w:next w:val="a4"/>
    <w:uiPriority w:val="99"/>
    <w:semiHidden/>
    <w:unhideWhenUsed/>
    <w:rsid w:val="00B518E0"/>
  </w:style>
  <w:style w:type="table" w:customStyle="1" w:styleId="Tabellenraster12">
    <w:name w:val="Tabellenraster12"/>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
    <w:name w:val="표 구분선74"/>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リストなし12"/>
    <w:next w:val="a4"/>
    <w:uiPriority w:val="99"/>
    <w:semiHidden/>
    <w:unhideWhenUsed/>
    <w:rsid w:val="00B518E0"/>
  </w:style>
  <w:style w:type="numbering" w:customStyle="1" w:styleId="NoList22">
    <w:name w:val="No List22"/>
    <w:next w:val="a4"/>
    <w:uiPriority w:val="99"/>
    <w:semiHidden/>
    <w:unhideWhenUsed/>
    <w:rsid w:val="00B518E0"/>
  </w:style>
  <w:style w:type="numbering" w:customStyle="1" w:styleId="LFO1912">
    <w:name w:val="LFO1912"/>
    <w:basedOn w:val="a4"/>
    <w:rsid w:val="00B518E0"/>
  </w:style>
  <w:style w:type="numbering" w:customStyle="1" w:styleId="LFO2012">
    <w:name w:val="LFO2012"/>
    <w:basedOn w:val="a4"/>
    <w:rsid w:val="00B518E0"/>
  </w:style>
  <w:style w:type="numbering" w:customStyle="1" w:styleId="LFO2112">
    <w:name w:val="LFO2112"/>
    <w:basedOn w:val="a4"/>
    <w:rsid w:val="00B518E0"/>
  </w:style>
  <w:style w:type="numbering" w:customStyle="1" w:styleId="LFO2212">
    <w:name w:val="LFO2212"/>
    <w:basedOn w:val="a4"/>
    <w:rsid w:val="00B518E0"/>
  </w:style>
  <w:style w:type="numbering" w:customStyle="1" w:styleId="LFO2312">
    <w:name w:val="LFO2312"/>
    <w:basedOn w:val="a4"/>
    <w:rsid w:val="00B518E0"/>
  </w:style>
  <w:style w:type="numbering" w:customStyle="1" w:styleId="NoList122">
    <w:name w:val="No List122"/>
    <w:next w:val="a4"/>
    <w:uiPriority w:val="99"/>
    <w:semiHidden/>
    <w:unhideWhenUsed/>
    <w:rsid w:val="00B518E0"/>
  </w:style>
  <w:style w:type="numbering" w:customStyle="1" w:styleId="NoList1122">
    <w:name w:val="No List1122"/>
    <w:next w:val="a4"/>
    <w:uiPriority w:val="99"/>
    <w:semiHidden/>
    <w:unhideWhenUsed/>
    <w:rsid w:val="00B518E0"/>
  </w:style>
  <w:style w:type="numbering" w:customStyle="1" w:styleId="NoList11113">
    <w:name w:val="No List11113"/>
    <w:next w:val="a4"/>
    <w:uiPriority w:val="99"/>
    <w:semiHidden/>
    <w:unhideWhenUsed/>
    <w:rsid w:val="00B518E0"/>
  </w:style>
  <w:style w:type="numbering" w:customStyle="1" w:styleId="KeineListe112">
    <w:name w:val="Keine Liste112"/>
    <w:next w:val="a4"/>
    <w:uiPriority w:val="99"/>
    <w:semiHidden/>
    <w:unhideWhenUsed/>
    <w:rsid w:val="00B518E0"/>
  </w:style>
  <w:style w:type="table" w:customStyle="1" w:styleId="TableGrid512">
    <w:name w:val="Table Grid51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Grid2"/>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2">
    <w:name w:val="ECC Bullets2"/>
    <w:basedOn w:val="a4"/>
    <w:rsid w:val="00B518E0"/>
  </w:style>
  <w:style w:type="numbering" w:customStyle="1" w:styleId="ECCNumbers-Bullets2">
    <w:name w:val="ECC Numbers-Bullets2"/>
    <w:uiPriority w:val="99"/>
    <w:rsid w:val="00B518E0"/>
  </w:style>
  <w:style w:type="table" w:customStyle="1" w:styleId="ECCTable-redheader2">
    <w:name w:val="ECC Table - red header2"/>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2">
    <w:name w:val="Table Grid32"/>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
    <w:name w:val="Colorful Grid2"/>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2">
    <w:name w:val="Table Simple 12"/>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
    <w:name w:val="Colorful Grid - Accent 62"/>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2">
    <w:name w:val="ECC Table - white header2"/>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2">
    <w:name w:val="ECC Table - clean2"/>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
    <w:name w:val="No List32"/>
    <w:next w:val="a4"/>
    <w:uiPriority w:val="99"/>
    <w:semiHidden/>
    <w:unhideWhenUsed/>
    <w:rsid w:val="00B518E0"/>
  </w:style>
  <w:style w:type="table" w:customStyle="1" w:styleId="TableGrid42">
    <w:name w:val="Table Grid42"/>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2"/>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
    <w:name w:val="Table Grid62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a4"/>
    <w:uiPriority w:val="99"/>
    <w:semiHidden/>
    <w:unhideWhenUsed/>
    <w:rsid w:val="00B518E0"/>
  </w:style>
  <w:style w:type="table" w:customStyle="1" w:styleId="TableGrid72">
    <w:name w:val="Table Grid72"/>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
    <w:name w:val="표 구분선722"/>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
    <w:name w:val="Table Grid63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
    <w:name w:val="Table Grid132"/>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彩色网格12"/>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2">
    <w:name w:val="Table Grid92"/>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a4"/>
    <w:uiPriority w:val="99"/>
    <w:semiHidden/>
    <w:unhideWhenUsed/>
    <w:rsid w:val="00B518E0"/>
  </w:style>
  <w:style w:type="table" w:customStyle="1" w:styleId="PlumTable2">
    <w:name w:val="Plum Table2"/>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2">
    <w:name w:val="Grille du tableau12"/>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a3"/>
    <w:next w:val="af2"/>
    <w:uiPriority w:val="59"/>
    <w:rsid w:val="00B518E0"/>
    <w:pPr>
      <w:tabs>
        <w:tab w:val="left" w:pos="794"/>
        <w:tab w:val="left" w:pos="1191"/>
        <w:tab w:val="left" w:pos="1588"/>
        <w:tab w:val="left" w:pos="1985"/>
      </w:tabs>
      <w:overflowPunct w:val="0"/>
      <w:autoSpaceDE w:val="0"/>
      <w:autoSpaceDN w:val="0"/>
      <w:adjustRightInd w:val="0"/>
      <w:spacing w:before="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a3"/>
    <w:next w:val="af2"/>
    <w:uiPriority w:val="59"/>
    <w:qFormat/>
    <w:rsid w:val="00B518E0"/>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0">
    <w:name w:val="Table Grid20"/>
    <w:basedOn w:val="a3"/>
    <w:next w:val="af2"/>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a4"/>
    <w:uiPriority w:val="99"/>
    <w:semiHidden/>
    <w:unhideWhenUsed/>
    <w:rsid w:val="00B518E0"/>
  </w:style>
  <w:style w:type="table" w:customStyle="1" w:styleId="TableGrid661">
    <w:name w:val="Table Grid66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a1"/>
    <w:rsid w:val="00B518E0"/>
    <w:pPr>
      <w:tabs>
        <w:tab w:val="clear" w:pos="1134"/>
        <w:tab w:val="clear" w:pos="1871"/>
        <w:tab w:val="clear" w:pos="2268"/>
      </w:tabs>
      <w:overflowPunct/>
      <w:autoSpaceDE/>
      <w:autoSpaceDN/>
      <w:adjustRightInd/>
      <w:spacing w:before="0"/>
      <w:textAlignment w:val="auto"/>
    </w:pPr>
    <w:rPr>
      <w:rFonts w:ascii="Calibri" w:eastAsiaTheme="minorHAnsi" w:hAnsi="Calibri" w:cs="Calibri"/>
      <w:sz w:val="22"/>
      <w:szCs w:val="22"/>
      <w:lang w:eastAsia="en-GB"/>
    </w:rPr>
  </w:style>
  <w:style w:type="table" w:customStyle="1" w:styleId="TableGrid23">
    <w:name w:val="Table Grid23"/>
    <w:basedOn w:val="a3"/>
    <w:next w:val="af2"/>
    <w:uiPriority w:val="59"/>
    <w:qFormat/>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a4"/>
    <w:uiPriority w:val="99"/>
    <w:semiHidden/>
    <w:unhideWhenUsed/>
    <w:rsid w:val="00B518E0"/>
  </w:style>
  <w:style w:type="table" w:customStyle="1" w:styleId="TableGrid24">
    <w:name w:val="Table Grid24"/>
    <w:basedOn w:val="a3"/>
    <w:next w:val="af2"/>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a4"/>
    <w:uiPriority w:val="99"/>
    <w:semiHidden/>
    <w:unhideWhenUsed/>
    <w:rsid w:val="00B518E0"/>
  </w:style>
  <w:style w:type="table" w:customStyle="1" w:styleId="TableGrid25">
    <w:name w:val="Table Grid25"/>
    <w:basedOn w:val="a3"/>
    <w:next w:val="af2"/>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a3"/>
    <w:next w:val="af2"/>
    <w:uiPriority w:val="59"/>
    <w:qFormat/>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2">
    <w:name w:val="Table Grid66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a4"/>
    <w:uiPriority w:val="99"/>
    <w:semiHidden/>
    <w:unhideWhenUsed/>
    <w:rsid w:val="00B518E0"/>
  </w:style>
  <w:style w:type="numbering" w:customStyle="1" w:styleId="NoList10">
    <w:name w:val="No List10"/>
    <w:next w:val="a4"/>
    <w:uiPriority w:val="99"/>
    <w:semiHidden/>
    <w:unhideWhenUsed/>
    <w:rsid w:val="00B518E0"/>
  </w:style>
  <w:style w:type="table" w:customStyle="1" w:styleId="TableGrid27">
    <w:name w:val="Table Grid27"/>
    <w:basedOn w:val="a3"/>
    <w:next w:val="af2"/>
    <w:uiPriority w:val="59"/>
    <w:qFormat/>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3">
    <w:name w:val="Colorful Grid3"/>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3">
    <w:name w:val="Table Simple 13"/>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3">
    <w:name w:val="Colorful Grid - Accent 63"/>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LFO194">
    <w:name w:val="LFO194"/>
    <w:basedOn w:val="a4"/>
    <w:rsid w:val="00B518E0"/>
  </w:style>
  <w:style w:type="numbering" w:customStyle="1" w:styleId="LFO204">
    <w:name w:val="LFO204"/>
    <w:basedOn w:val="a4"/>
    <w:rsid w:val="00B518E0"/>
  </w:style>
  <w:style w:type="numbering" w:customStyle="1" w:styleId="LFO214">
    <w:name w:val="LFO214"/>
    <w:basedOn w:val="a4"/>
    <w:rsid w:val="00B518E0"/>
  </w:style>
  <w:style w:type="numbering" w:customStyle="1" w:styleId="LFO224">
    <w:name w:val="LFO224"/>
    <w:basedOn w:val="a4"/>
    <w:rsid w:val="00B518E0"/>
  </w:style>
  <w:style w:type="numbering" w:customStyle="1" w:styleId="LFO234">
    <w:name w:val="LFO234"/>
    <w:basedOn w:val="a4"/>
    <w:rsid w:val="00B518E0"/>
  </w:style>
  <w:style w:type="numbering" w:customStyle="1" w:styleId="NoList15">
    <w:name w:val="No List15"/>
    <w:next w:val="a4"/>
    <w:uiPriority w:val="99"/>
    <w:semiHidden/>
    <w:unhideWhenUsed/>
    <w:rsid w:val="00B518E0"/>
  </w:style>
  <w:style w:type="table" w:customStyle="1" w:styleId="TableGrid110">
    <w:name w:val="Table Grid110"/>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a3"/>
    <w:next w:val="af2"/>
    <w:uiPriority w:val="59"/>
    <w:qFormat/>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a4"/>
    <w:uiPriority w:val="99"/>
    <w:unhideWhenUsed/>
    <w:rsid w:val="00B518E0"/>
  </w:style>
  <w:style w:type="numbering" w:customStyle="1" w:styleId="NoList1114">
    <w:name w:val="No List1114"/>
    <w:next w:val="a4"/>
    <w:uiPriority w:val="99"/>
    <w:unhideWhenUsed/>
    <w:rsid w:val="00B518E0"/>
  </w:style>
  <w:style w:type="numbering" w:customStyle="1" w:styleId="KeineListe14">
    <w:name w:val="Keine Liste14"/>
    <w:next w:val="a4"/>
    <w:uiPriority w:val="99"/>
    <w:semiHidden/>
    <w:unhideWhenUsed/>
    <w:rsid w:val="00B518E0"/>
  </w:style>
  <w:style w:type="table" w:customStyle="1" w:styleId="Tabellenraster13">
    <w:name w:val="Tabellenraster13"/>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
    <w:name w:val="표 구분선75"/>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リストなし13"/>
    <w:next w:val="a4"/>
    <w:uiPriority w:val="99"/>
    <w:semiHidden/>
    <w:unhideWhenUsed/>
    <w:rsid w:val="00B518E0"/>
  </w:style>
  <w:style w:type="numbering" w:customStyle="1" w:styleId="NoList23">
    <w:name w:val="No List23"/>
    <w:next w:val="a4"/>
    <w:uiPriority w:val="99"/>
    <w:semiHidden/>
    <w:unhideWhenUsed/>
    <w:rsid w:val="00B518E0"/>
  </w:style>
  <w:style w:type="numbering" w:customStyle="1" w:styleId="LFO1913">
    <w:name w:val="LFO1913"/>
    <w:basedOn w:val="a4"/>
    <w:rsid w:val="00B518E0"/>
  </w:style>
  <w:style w:type="numbering" w:customStyle="1" w:styleId="LFO2013">
    <w:name w:val="LFO2013"/>
    <w:basedOn w:val="a4"/>
    <w:rsid w:val="00B518E0"/>
  </w:style>
  <w:style w:type="numbering" w:customStyle="1" w:styleId="LFO2113">
    <w:name w:val="LFO2113"/>
    <w:basedOn w:val="a4"/>
    <w:rsid w:val="00B518E0"/>
  </w:style>
  <w:style w:type="numbering" w:customStyle="1" w:styleId="LFO2213">
    <w:name w:val="LFO2213"/>
    <w:basedOn w:val="a4"/>
    <w:rsid w:val="00B518E0"/>
  </w:style>
  <w:style w:type="numbering" w:customStyle="1" w:styleId="LFO2313">
    <w:name w:val="LFO2313"/>
    <w:basedOn w:val="a4"/>
    <w:rsid w:val="00B518E0"/>
  </w:style>
  <w:style w:type="numbering" w:customStyle="1" w:styleId="NoList123">
    <w:name w:val="No List123"/>
    <w:next w:val="a4"/>
    <w:uiPriority w:val="99"/>
    <w:semiHidden/>
    <w:unhideWhenUsed/>
    <w:rsid w:val="00B518E0"/>
  </w:style>
  <w:style w:type="numbering" w:customStyle="1" w:styleId="NoList1123">
    <w:name w:val="No List1123"/>
    <w:next w:val="a4"/>
    <w:uiPriority w:val="99"/>
    <w:semiHidden/>
    <w:unhideWhenUsed/>
    <w:rsid w:val="00B518E0"/>
  </w:style>
  <w:style w:type="numbering" w:customStyle="1" w:styleId="NoList11114">
    <w:name w:val="No List11114"/>
    <w:next w:val="a4"/>
    <w:uiPriority w:val="99"/>
    <w:unhideWhenUsed/>
    <w:rsid w:val="00B518E0"/>
  </w:style>
  <w:style w:type="numbering" w:customStyle="1" w:styleId="KeineListe113">
    <w:name w:val="Keine Liste113"/>
    <w:next w:val="a4"/>
    <w:uiPriority w:val="99"/>
    <w:semiHidden/>
    <w:unhideWhenUsed/>
    <w:rsid w:val="00B518E0"/>
  </w:style>
  <w:style w:type="table" w:customStyle="1" w:styleId="TableGrid513">
    <w:name w:val="Table Grid51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Grid3"/>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3">
    <w:name w:val="ECC Bullets3"/>
    <w:basedOn w:val="a4"/>
    <w:rsid w:val="00B518E0"/>
  </w:style>
  <w:style w:type="numbering" w:customStyle="1" w:styleId="ECCNumbers-Bullets3">
    <w:name w:val="ECC Numbers-Bullets3"/>
    <w:uiPriority w:val="99"/>
    <w:rsid w:val="00B518E0"/>
  </w:style>
  <w:style w:type="table" w:customStyle="1" w:styleId="ECCTable-redheader3">
    <w:name w:val="ECC Table - red header3"/>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3">
    <w:name w:val="Table Grid33"/>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3">
    <w:name w:val="ECC Table - white header3"/>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3">
    <w:name w:val="ECC Table - clean3"/>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3">
    <w:name w:val="No List33"/>
    <w:next w:val="a4"/>
    <w:uiPriority w:val="99"/>
    <w:semiHidden/>
    <w:unhideWhenUsed/>
    <w:rsid w:val="00B518E0"/>
  </w:style>
  <w:style w:type="table" w:customStyle="1" w:styleId="TableGrid43">
    <w:name w:val="Table Grid43"/>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
    <w:name w:val="표 구분선713"/>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3">
    <w:name w:val="Table Grid62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
    <w:name w:val="No List43"/>
    <w:next w:val="a4"/>
    <w:uiPriority w:val="99"/>
    <w:semiHidden/>
    <w:unhideWhenUsed/>
    <w:rsid w:val="00B518E0"/>
  </w:style>
  <w:style w:type="table" w:customStyle="1" w:styleId="TableGrid73">
    <w:name w:val="Table Grid73"/>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3">
    <w:name w:val="Table Grid63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
    <w:name w:val="Table Grid133"/>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
    <w:name w:val="彩色网格13"/>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3">
    <w:name w:val="Table Grid93"/>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3">
    <w:name w:val="No List111113"/>
    <w:next w:val="a4"/>
    <w:uiPriority w:val="99"/>
    <w:unhideWhenUsed/>
    <w:rsid w:val="00B518E0"/>
  </w:style>
  <w:style w:type="table" w:customStyle="1" w:styleId="PlumTable3">
    <w:name w:val="Plum Table3"/>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3">
    <w:name w:val="Grille du tableau13"/>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a4"/>
    <w:uiPriority w:val="99"/>
    <w:semiHidden/>
    <w:unhideWhenUsed/>
    <w:rsid w:val="00B518E0"/>
  </w:style>
  <w:style w:type="numbering" w:customStyle="1" w:styleId="LFO1921">
    <w:name w:val="LFO1921"/>
    <w:basedOn w:val="a4"/>
    <w:rsid w:val="00B518E0"/>
  </w:style>
  <w:style w:type="numbering" w:customStyle="1" w:styleId="LFO2021">
    <w:name w:val="LFO2021"/>
    <w:basedOn w:val="a4"/>
    <w:rsid w:val="00B518E0"/>
  </w:style>
  <w:style w:type="numbering" w:customStyle="1" w:styleId="LFO2121">
    <w:name w:val="LFO2121"/>
    <w:basedOn w:val="a4"/>
    <w:rsid w:val="00B518E0"/>
  </w:style>
  <w:style w:type="numbering" w:customStyle="1" w:styleId="LFO2221">
    <w:name w:val="LFO2221"/>
    <w:basedOn w:val="a4"/>
    <w:rsid w:val="00B518E0"/>
  </w:style>
  <w:style w:type="numbering" w:customStyle="1" w:styleId="LFO2321">
    <w:name w:val="LFO2321"/>
    <w:basedOn w:val="a4"/>
    <w:rsid w:val="00B518E0"/>
  </w:style>
  <w:style w:type="numbering" w:customStyle="1" w:styleId="NoList131">
    <w:name w:val="No List131"/>
    <w:next w:val="a4"/>
    <w:uiPriority w:val="99"/>
    <w:semiHidden/>
    <w:unhideWhenUsed/>
    <w:rsid w:val="00B518E0"/>
  </w:style>
  <w:style w:type="table" w:customStyle="1" w:styleId="TableGrid141">
    <w:name w:val="Table Grid141"/>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1">
    <w:name w:val="Table Grid521"/>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1">
    <w:name w:val="Table Grid641"/>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1">
    <w:name w:val="No List1131"/>
    <w:next w:val="a4"/>
    <w:uiPriority w:val="99"/>
    <w:semiHidden/>
    <w:unhideWhenUsed/>
    <w:rsid w:val="00B518E0"/>
  </w:style>
  <w:style w:type="numbering" w:customStyle="1" w:styleId="NoList11121">
    <w:name w:val="No List11121"/>
    <w:next w:val="a4"/>
    <w:uiPriority w:val="99"/>
    <w:semiHidden/>
    <w:unhideWhenUsed/>
    <w:rsid w:val="00B518E0"/>
  </w:style>
  <w:style w:type="numbering" w:customStyle="1" w:styleId="KeineListe121">
    <w:name w:val="Keine Liste121"/>
    <w:next w:val="a4"/>
    <w:uiPriority w:val="99"/>
    <w:semiHidden/>
    <w:unhideWhenUsed/>
    <w:rsid w:val="00B518E0"/>
  </w:style>
  <w:style w:type="table" w:customStyle="1" w:styleId="Tabellenraster111">
    <w:name w:val="Tabellenraster111"/>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
    <w:name w:val="リストなし111"/>
    <w:next w:val="a4"/>
    <w:uiPriority w:val="99"/>
    <w:semiHidden/>
    <w:unhideWhenUsed/>
    <w:rsid w:val="00B518E0"/>
  </w:style>
  <w:style w:type="numbering" w:customStyle="1" w:styleId="NoList211">
    <w:name w:val="No List211"/>
    <w:next w:val="a4"/>
    <w:uiPriority w:val="99"/>
    <w:semiHidden/>
    <w:unhideWhenUsed/>
    <w:rsid w:val="00B518E0"/>
  </w:style>
  <w:style w:type="numbering" w:customStyle="1" w:styleId="LFO19111">
    <w:name w:val="LFO19111"/>
    <w:basedOn w:val="a4"/>
    <w:rsid w:val="00B518E0"/>
  </w:style>
  <w:style w:type="numbering" w:customStyle="1" w:styleId="LFO20111">
    <w:name w:val="LFO20111"/>
    <w:basedOn w:val="a4"/>
    <w:rsid w:val="00B518E0"/>
  </w:style>
  <w:style w:type="numbering" w:customStyle="1" w:styleId="LFO21111">
    <w:name w:val="LFO21111"/>
    <w:basedOn w:val="a4"/>
    <w:rsid w:val="00B518E0"/>
  </w:style>
  <w:style w:type="numbering" w:customStyle="1" w:styleId="LFO22111">
    <w:name w:val="LFO22111"/>
    <w:basedOn w:val="a4"/>
    <w:rsid w:val="00B518E0"/>
  </w:style>
  <w:style w:type="numbering" w:customStyle="1" w:styleId="LFO23111">
    <w:name w:val="LFO23111"/>
    <w:basedOn w:val="a4"/>
    <w:rsid w:val="00B518E0"/>
  </w:style>
  <w:style w:type="numbering" w:customStyle="1" w:styleId="NoList1211">
    <w:name w:val="No List1211"/>
    <w:next w:val="a4"/>
    <w:uiPriority w:val="99"/>
    <w:semiHidden/>
    <w:unhideWhenUsed/>
    <w:rsid w:val="00B518E0"/>
  </w:style>
  <w:style w:type="numbering" w:customStyle="1" w:styleId="NoList11211">
    <w:name w:val="No List11211"/>
    <w:next w:val="a4"/>
    <w:uiPriority w:val="99"/>
    <w:semiHidden/>
    <w:unhideWhenUsed/>
    <w:rsid w:val="00B518E0"/>
  </w:style>
  <w:style w:type="numbering" w:customStyle="1" w:styleId="NoList111121">
    <w:name w:val="No List111121"/>
    <w:next w:val="a4"/>
    <w:uiPriority w:val="99"/>
    <w:semiHidden/>
    <w:unhideWhenUsed/>
    <w:rsid w:val="00B518E0"/>
  </w:style>
  <w:style w:type="numbering" w:customStyle="1" w:styleId="KeineListe1111">
    <w:name w:val="Keine Liste1111"/>
    <w:next w:val="a4"/>
    <w:uiPriority w:val="99"/>
    <w:semiHidden/>
    <w:unhideWhenUsed/>
    <w:rsid w:val="00B518E0"/>
  </w:style>
  <w:style w:type="table" w:customStyle="1" w:styleId="TableGrid5111">
    <w:name w:val="Table Grid511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Grid11"/>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11">
    <w:name w:val="ECC Bullets11"/>
    <w:basedOn w:val="a4"/>
    <w:rsid w:val="00B518E0"/>
  </w:style>
  <w:style w:type="numbering" w:customStyle="1" w:styleId="ECCNumbers-Bullets11">
    <w:name w:val="ECC Numbers-Bullets11"/>
    <w:uiPriority w:val="99"/>
    <w:rsid w:val="00B518E0"/>
  </w:style>
  <w:style w:type="table" w:customStyle="1" w:styleId="ECCTable-redheader11">
    <w:name w:val="ECC Table - red header11"/>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11">
    <w:name w:val="Table Grid311"/>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1">
    <w:name w:val="Colorful Grid11"/>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11">
    <w:name w:val="Table Simple 111"/>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1">
    <w:name w:val="Colorful Grid - Accent 611"/>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11">
    <w:name w:val="ECC Table - white header11"/>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11">
    <w:name w:val="ECC Table - clean11"/>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1">
    <w:name w:val="No List311"/>
    <w:next w:val="a4"/>
    <w:uiPriority w:val="99"/>
    <w:semiHidden/>
    <w:unhideWhenUsed/>
    <w:rsid w:val="00B518E0"/>
  </w:style>
  <w:style w:type="table" w:customStyle="1" w:styleId="TableGrid411">
    <w:name w:val="Table Grid411"/>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
    <w:name w:val="표 구분선7111"/>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
    <w:name w:val="Table Grid611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1">
    <w:name w:val="Table Grid621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
    <w:name w:val="No List411"/>
    <w:next w:val="a4"/>
    <w:uiPriority w:val="99"/>
    <w:semiHidden/>
    <w:unhideWhenUsed/>
    <w:rsid w:val="00B518E0"/>
  </w:style>
  <w:style w:type="table" w:customStyle="1" w:styleId="TableGrid711">
    <w:name w:val="Table Grid711"/>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1">
    <w:name w:val="Table Grid631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
    <w:name w:val="Table Grid1311"/>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彩色网格111"/>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11">
    <w:name w:val="Table Grid911"/>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a4"/>
    <w:uiPriority w:val="99"/>
    <w:semiHidden/>
    <w:unhideWhenUsed/>
    <w:rsid w:val="00B518E0"/>
  </w:style>
  <w:style w:type="table" w:customStyle="1" w:styleId="PlumTable11">
    <w:name w:val="Plum Table11"/>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11">
    <w:name w:val="Grille du tableau111"/>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a4"/>
    <w:uiPriority w:val="99"/>
    <w:semiHidden/>
    <w:unhideWhenUsed/>
    <w:rsid w:val="00B518E0"/>
  </w:style>
  <w:style w:type="numbering" w:customStyle="1" w:styleId="LFO1931">
    <w:name w:val="LFO1931"/>
    <w:basedOn w:val="a4"/>
    <w:rsid w:val="00B518E0"/>
  </w:style>
  <w:style w:type="numbering" w:customStyle="1" w:styleId="LFO2031">
    <w:name w:val="LFO2031"/>
    <w:basedOn w:val="a4"/>
    <w:rsid w:val="00B518E0"/>
  </w:style>
  <w:style w:type="numbering" w:customStyle="1" w:styleId="LFO2131">
    <w:name w:val="LFO2131"/>
    <w:basedOn w:val="a4"/>
    <w:rsid w:val="00B518E0"/>
  </w:style>
  <w:style w:type="numbering" w:customStyle="1" w:styleId="LFO2231">
    <w:name w:val="LFO2231"/>
    <w:basedOn w:val="a4"/>
    <w:rsid w:val="00B518E0"/>
  </w:style>
  <w:style w:type="numbering" w:customStyle="1" w:styleId="LFO2331">
    <w:name w:val="LFO2331"/>
    <w:basedOn w:val="a4"/>
    <w:rsid w:val="00B518E0"/>
  </w:style>
  <w:style w:type="numbering" w:customStyle="1" w:styleId="NoList141">
    <w:name w:val="No List141"/>
    <w:next w:val="a4"/>
    <w:uiPriority w:val="99"/>
    <w:semiHidden/>
    <w:unhideWhenUsed/>
    <w:rsid w:val="00B518E0"/>
  </w:style>
  <w:style w:type="table" w:customStyle="1" w:styleId="TableGrid161">
    <w:name w:val="Table Grid161"/>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
    <w:name w:val="Table Grid531"/>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1">
    <w:name w:val="Table Grid651"/>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a4"/>
    <w:uiPriority w:val="99"/>
    <w:semiHidden/>
    <w:unhideWhenUsed/>
    <w:rsid w:val="00B518E0"/>
  </w:style>
  <w:style w:type="numbering" w:customStyle="1" w:styleId="NoList11131">
    <w:name w:val="No List11131"/>
    <w:next w:val="a4"/>
    <w:uiPriority w:val="99"/>
    <w:semiHidden/>
    <w:unhideWhenUsed/>
    <w:rsid w:val="00B518E0"/>
  </w:style>
  <w:style w:type="numbering" w:customStyle="1" w:styleId="KeineListe131">
    <w:name w:val="Keine Liste131"/>
    <w:next w:val="a4"/>
    <w:uiPriority w:val="99"/>
    <w:semiHidden/>
    <w:unhideWhenUsed/>
    <w:rsid w:val="00B518E0"/>
  </w:style>
  <w:style w:type="table" w:customStyle="1" w:styleId="Tabellenraster121">
    <w:name w:val="Tabellenraster121"/>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1">
    <w:name w:val="표 구분선741"/>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0">
    <w:name w:val="リストなし121"/>
    <w:next w:val="a4"/>
    <w:uiPriority w:val="99"/>
    <w:semiHidden/>
    <w:unhideWhenUsed/>
    <w:rsid w:val="00B518E0"/>
  </w:style>
  <w:style w:type="numbering" w:customStyle="1" w:styleId="NoList221">
    <w:name w:val="No List221"/>
    <w:next w:val="a4"/>
    <w:uiPriority w:val="99"/>
    <w:semiHidden/>
    <w:unhideWhenUsed/>
    <w:rsid w:val="00B518E0"/>
  </w:style>
  <w:style w:type="numbering" w:customStyle="1" w:styleId="LFO19121">
    <w:name w:val="LFO19121"/>
    <w:basedOn w:val="a4"/>
    <w:rsid w:val="00B518E0"/>
  </w:style>
  <w:style w:type="numbering" w:customStyle="1" w:styleId="LFO20121">
    <w:name w:val="LFO20121"/>
    <w:basedOn w:val="a4"/>
    <w:rsid w:val="00B518E0"/>
  </w:style>
  <w:style w:type="numbering" w:customStyle="1" w:styleId="LFO21121">
    <w:name w:val="LFO21121"/>
    <w:basedOn w:val="a4"/>
    <w:rsid w:val="00B518E0"/>
  </w:style>
  <w:style w:type="numbering" w:customStyle="1" w:styleId="LFO22121">
    <w:name w:val="LFO22121"/>
    <w:basedOn w:val="a4"/>
    <w:rsid w:val="00B518E0"/>
  </w:style>
  <w:style w:type="numbering" w:customStyle="1" w:styleId="LFO23121">
    <w:name w:val="LFO23121"/>
    <w:basedOn w:val="a4"/>
    <w:rsid w:val="00B518E0"/>
  </w:style>
  <w:style w:type="numbering" w:customStyle="1" w:styleId="NoList1221">
    <w:name w:val="No List1221"/>
    <w:next w:val="a4"/>
    <w:uiPriority w:val="99"/>
    <w:semiHidden/>
    <w:unhideWhenUsed/>
    <w:rsid w:val="00B518E0"/>
  </w:style>
  <w:style w:type="numbering" w:customStyle="1" w:styleId="NoList11221">
    <w:name w:val="No List11221"/>
    <w:next w:val="a4"/>
    <w:uiPriority w:val="99"/>
    <w:semiHidden/>
    <w:unhideWhenUsed/>
    <w:rsid w:val="00B518E0"/>
  </w:style>
  <w:style w:type="numbering" w:customStyle="1" w:styleId="NoList111131">
    <w:name w:val="No List111131"/>
    <w:next w:val="a4"/>
    <w:uiPriority w:val="99"/>
    <w:semiHidden/>
    <w:unhideWhenUsed/>
    <w:rsid w:val="00B518E0"/>
  </w:style>
  <w:style w:type="numbering" w:customStyle="1" w:styleId="KeineListe1121">
    <w:name w:val="Keine Liste1121"/>
    <w:next w:val="a4"/>
    <w:uiPriority w:val="99"/>
    <w:semiHidden/>
    <w:unhideWhenUsed/>
    <w:rsid w:val="00B518E0"/>
  </w:style>
  <w:style w:type="table" w:customStyle="1" w:styleId="TableGrid5121">
    <w:name w:val="Table Grid512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Grid21"/>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21">
    <w:name w:val="ECC Bullets21"/>
    <w:basedOn w:val="a4"/>
    <w:rsid w:val="00B518E0"/>
  </w:style>
  <w:style w:type="numbering" w:customStyle="1" w:styleId="ECCNumbers-Bullets21">
    <w:name w:val="ECC Numbers-Bullets21"/>
    <w:uiPriority w:val="99"/>
    <w:rsid w:val="00B518E0"/>
  </w:style>
  <w:style w:type="table" w:customStyle="1" w:styleId="ECCTable-redheader21">
    <w:name w:val="ECC Table - red header21"/>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21">
    <w:name w:val="Table Grid321"/>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1">
    <w:name w:val="Colorful Grid21"/>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21">
    <w:name w:val="Table Simple 121"/>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1">
    <w:name w:val="Colorful Grid - Accent 621"/>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21">
    <w:name w:val="ECC Table - white header21"/>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21">
    <w:name w:val="ECC Table - clean21"/>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1">
    <w:name w:val="No List321"/>
    <w:next w:val="a4"/>
    <w:uiPriority w:val="99"/>
    <w:semiHidden/>
    <w:unhideWhenUsed/>
    <w:rsid w:val="00B518E0"/>
  </w:style>
  <w:style w:type="table" w:customStyle="1" w:styleId="TableGrid421">
    <w:name w:val="Table Grid421"/>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1">
    <w:name w:val="표 구분선7121"/>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1">
    <w:name w:val="Table Grid622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1">
    <w:name w:val="No List421"/>
    <w:next w:val="a4"/>
    <w:uiPriority w:val="99"/>
    <w:semiHidden/>
    <w:unhideWhenUsed/>
    <w:rsid w:val="00B518E0"/>
  </w:style>
  <w:style w:type="table" w:customStyle="1" w:styleId="TableGrid721">
    <w:name w:val="Table Grid721"/>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1">
    <w:name w:val="표 구분선7221"/>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1">
    <w:name w:val="Table Grid632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1">
    <w:name w:val="Table Grid1321"/>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彩色网格121"/>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21">
    <w:name w:val="Table Grid921"/>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
    <w:name w:val="No List1111121"/>
    <w:next w:val="a4"/>
    <w:uiPriority w:val="99"/>
    <w:semiHidden/>
    <w:unhideWhenUsed/>
    <w:rsid w:val="00B518E0"/>
  </w:style>
  <w:style w:type="table" w:customStyle="1" w:styleId="PlumTable21">
    <w:name w:val="Plum Table21"/>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21">
    <w:name w:val="Grille du tableau121"/>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a3"/>
    <w:next w:val="af2"/>
    <w:uiPriority w:val="59"/>
    <w:rsid w:val="00B518E0"/>
    <w:pPr>
      <w:tabs>
        <w:tab w:val="left" w:pos="794"/>
        <w:tab w:val="left" w:pos="1191"/>
        <w:tab w:val="left" w:pos="1588"/>
        <w:tab w:val="left" w:pos="1985"/>
      </w:tabs>
      <w:overflowPunct w:val="0"/>
      <w:autoSpaceDE w:val="0"/>
      <w:autoSpaceDN w:val="0"/>
      <w:adjustRightInd w:val="0"/>
      <w:spacing w:before="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1">
    <w:name w:val="Table Grid54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3">
    <w:name w:val="Table Grid66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a3"/>
    <w:next w:val="af2"/>
    <w:uiPriority w:val="59"/>
    <w:qFormat/>
    <w:rsid w:val="00B518E0"/>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a3"/>
    <w:next w:val="af2"/>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
    <w:name w:val="No List11111111"/>
    <w:next w:val="a4"/>
    <w:uiPriority w:val="99"/>
    <w:semiHidden/>
    <w:unhideWhenUsed/>
    <w:rsid w:val="00B518E0"/>
  </w:style>
  <w:style w:type="table" w:customStyle="1" w:styleId="TableGrid6611">
    <w:name w:val="Table Grid6611"/>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a4"/>
    <w:uiPriority w:val="99"/>
    <w:semiHidden/>
    <w:unhideWhenUsed/>
    <w:rsid w:val="00B518E0"/>
  </w:style>
  <w:style w:type="table" w:customStyle="1" w:styleId="TableGrid29">
    <w:name w:val="Table Grid29"/>
    <w:basedOn w:val="a3"/>
    <w:next w:val="af2"/>
    <w:uiPriority w:val="59"/>
    <w:qFormat/>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4">
    <w:name w:val="Colorful Grid4"/>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4">
    <w:name w:val="Table Simple 14"/>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4">
    <w:name w:val="Colorful Grid - Accent 64"/>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LFO195">
    <w:name w:val="LFO195"/>
    <w:basedOn w:val="a4"/>
    <w:rsid w:val="00B518E0"/>
  </w:style>
  <w:style w:type="numbering" w:customStyle="1" w:styleId="LFO205">
    <w:name w:val="LFO205"/>
    <w:basedOn w:val="a4"/>
    <w:rsid w:val="00B518E0"/>
  </w:style>
  <w:style w:type="numbering" w:customStyle="1" w:styleId="LFO215">
    <w:name w:val="LFO215"/>
    <w:basedOn w:val="a4"/>
    <w:rsid w:val="00B518E0"/>
  </w:style>
  <w:style w:type="numbering" w:customStyle="1" w:styleId="LFO225">
    <w:name w:val="LFO225"/>
    <w:basedOn w:val="a4"/>
    <w:rsid w:val="00B518E0"/>
  </w:style>
  <w:style w:type="numbering" w:customStyle="1" w:styleId="LFO235">
    <w:name w:val="LFO235"/>
    <w:basedOn w:val="a4"/>
    <w:rsid w:val="00B518E0"/>
  </w:style>
  <w:style w:type="numbering" w:customStyle="1" w:styleId="NoList17">
    <w:name w:val="No List17"/>
    <w:next w:val="a4"/>
    <w:uiPriority w:val="99"/>
    <w:semiHidden/>
    <w:unhideWhenUsed/>
    <w:rsid w:val="00B518E0"/>
  </w:style>
  <w:style w:type="table" w:customStyle="1" w:styleId="TableGrid1140">
    <w:name w:val="Table Grid114"/>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a3"/>
    <w:next w:val="af2"/>
    <w:uiPriority w:val="59"/>
    <w:qFormat/>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a4"/>
    <w:uiPriority w:val="99"/>
    <w:unhideWhenUsed/>
    <w:rsid w:val="00B518E0"/>
  </w:style>
  <w:style w:type="numbering" w:customStyle="1" w:styleId="NoList1115">
    <w:name w:val="No List1115"/>
    <w:next w:val="a4"/>
    <w:uiPriority w:val="99"/>
    <w:unhideWhenUsed/>
    <w:rsid w:val="00B518E0"/>
  </w:style>
  <w:style w:type="numbering" w:customStyle="1" w:styleId="KeineListe15">
    <w:name w:val="Keine Liste15"/>
    <w:next w:val="a4"/>
    <w:uiPriority w:val="99"/>
    <w:semiHidden/>
    <w:unhideWhenUsed/>
    <w:rsid w:val="00B518E0"/>
  </w:style>
  <w:style w:type="table" w:customStyle="1" w:styleId="Tabellenraster14">
    <w:name w:val="Tabellenraster14"/>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6"/>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0">
    <w:name w:val="Table Grid210"/>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0">
    <w:name w:val="リストなし14"/>
    <w:next w:val="a4"/>
    <w:uiPriority w:val="99"/>
    <w:semiHidden/>
    <w:unhideWhenUsed/>
    <w:rsid w:val="00B518E0"/>
  </w:style>
  <w:style w:type="numbering" w:customStyle="1" w:styleId="NoList24">
    <w:name w:val="No List24"/>
    <w:next w:val="a4"/>
    <w:uiPriority w:val="99"/>
    <w:semiHidden/>
    <w:unhideWhenUsed/>
    <w:rsid w:val="00B518E0"/>
  </w:style>
  <w:style w:type="numbering" w:customStyle="1" w:styleId="LFO1914">
    <w:name w:val="LFO1914"/>
    <w:basedOn w:val="a4"/>
    <w:rsid w:val="00B518E0"/>
  </w:style>
  <w:style w:type="numbering" w:customStyle="1" w:styleId="LFO2014">
    <w:name w:val="LFO2014"/>
    <w:basedOn w:val="a4"/>
    <w:rsid w:val="00B518E0"/>
  </w:style>
  <w:style w:type="numbering" w:customStyle="1" w:styleId="LFO2114">
    <w:name w:val="LFO2114"/>
    <w:basedOn w:val="a4"/>
    <w:rsid w:val="00B518E0"/>
  </w:style>
  <w:style w:type="numbering" w:customStyle="1" w:styleId="LFO2214">
    <w:name w:val="LFO2214"/>
    <w:basedOn w:val="a4"/>
    <w:rsid w:val="00B518E0"/>
  </w:style>
  <w:style w:type="numbering" w:customStyle="1" w:styleId="LFO2314">
    <w:name w:val="LFO2314"/>
    <w:basedOn w:val="a4"/>
    <w:rsid w:val="00B518E0"/>
  </w:style>
  <w:style w:type="numbering" w:customStyle="1" w:styleId="NoList124">
    <w:name w:val="No List124"/>
    <w:next w:val="a4"/>
    <w:uiPriority w:val="99"/>
    <w:semiHidden/>
    <w:unhideWhenUsed/>
    <w:rsid w:val="00B518E0"/>
  </w:style>
  <w:style w:type="numbering" w:customStyle="1" w:styleId="NoList1124">
    <w:name w:val="No List1124"/>
    <w:next w:val="a4"/>
    <w:uiPriority w:val="99"/>
    <w:semiHidden/>
    <w:unhideWhenUsed/>
    <w:rsid w:val="00B518E0"/>
  </w:style>
  <w:style w:type="numbering" w:customStyle="1" w:styleId="NoList11115">
    <w:name w:val="No List11115"/>
    <w:next w:val="a4"/>
    <w:uiPriority w:val="99"/>
    <w:unhideWhenUsed/>
    <w:rsid w:val="00B518E0"/>
  </w:style>
  <w:style w:type="numbering" w:customStyle="1" w:styleId="KeineListe114">
    <w:name w:val="Keine Liste114"/>
    <w:next w:val="a4"/>
    <w:uiPriority w:val="99"/>
    <w:semiHidden/>
    <w:unhideWhenUsed/>
    <w:rsid w:val="00B518E0"/>
  </w:style>
  <w:style w:type="table" w:customStyle="1" w:styleId="TableGrid514">
    <w:name w:val="Table Grid51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Grid4"/>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4">
    <w:name w:val="ECC Bullets4"/>
    <w:basedOn w:val="a4"/>
    <w:rsid w:val="00B518E0"/>
  </w:style>
  <w:style w:type="numbering" w:customStyle="1" w:styleId="ECCNumbers-Bullets4">
    <w:name w:val="ECC Numbers-Bullets4"/>
    <w:uiPriority w:val="99"/>
    <w:rsid w:val="00B518E0"/>
  </w:style>
  <w:style w:type="table" w:customStyle="1" w:styleId="ECCTable-redheader4">
    <w:name w:val="ECC Table - red header4"/>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4">
    <w:name w:val="Table Grid34"/>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4">
    <w:name w:val="ECC Table - white header4"/>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4">
    <w:name w:val="ECC Table - clean4"/>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4">
    <w:name w:val="No List34"/>
    <w:next w:val="a4"/>
    <w:uiPriority w:val="99"/>
    <w:semiHidden/>
    <w:unhideWhenUsed/>
    <w:rsid w:val="00B518E0"/>
  </w:style>
  <w:style w:type="table" w:customStyle="1" w:styleId="TableGrid44">
    <w:name w:val="Table Grid44"/>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4">
    <w:name w:val="표 구분선714"/>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4">
    <w:name w:val="Table Grid61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4">
    <w:name w:val="Table Grid62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a4"/>
    <w:uiPriority w:val="99"/>
    <w:semiHidden/>
    <w:unhideWhenUsed/>
    <w:rsid w:val="00B518E0"/>
  </w:style>
  <w:style w:type="table" w:customStyle="1" w:styleId="TableGrid74">
    <w:name w:val="Table Grid74"/>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4">
    <w:name w:val="표 구분선724"/>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4">
    <w:name w:val="Table Grid63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
    <w:name w:val="Table Grid134"/>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彩色网格14"/>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4">
    <w:name w:val="Table Grid94"/>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4">
    <w:name w:val="No List111114"/>
    <w:next w:val="a4"/>
    <w:uiPriority w:val="99"/>
    <w:unhideWhenUsed/>
    <w:rsid w:val="00B518E0"/>
  </w:style>
  <w:style w:type="table" w:customStyle="1" w:styleId="PlumTable4">
    <w:name w:val="Plum Table4"/>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4">
    <w:name w:val="Grille du tableau14"/>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a4"/>
    <w:uiPriority w:val="99"/>
    <w:semiHidden/>
    <w:unhideWhenUsed/>
    <w:rsid w:val="00B518E0"/>
  </w:style>
  <w:style w:type="numbering" w:customStyle="1" w:styleId="LFO1922">
    <w:name w:val="LFO1922"/>
    <w:basedOn w:val="a4"/>
    <w:rsid w:val="00B518E0"/>
  </w:style>
  <w:style w:type="numbering" w:customStyle="1" w:styleId="LFO2022">
    <w:name w:val="LFO2022"/>
    <w:basedOn w:val="a4"/>
    <w:rsid w:val="00B518E0"/>
  </w:style>
  <w:style w:type="numbering" w:customStyle="1" w:styleId="LFO2122">
    <w:name w:val="LFO2122"/>
    <w:basedOn w:val="a4"/>
    <w:rsid w:val="00B518E0"/>
  </w:style>
  <w:style w:type="numbering" w:customStyle="1" w:styleId="LFO2222">
    <w:name w:val="LFO2222"/>
    <w:basedOn w:val="a4"/>
    <w:rsid w:val="00B518E0"/>
  </w:style>
  <w:style w:type="numbering" w:customStyle="1" w:styleId="LFO2322">
    <w:name w:val="LFO2322"/>
    <w:basedOn w:val="a4"/>
    <w:rsid w:val="00B518E0"/>
  </w:style>
  <w:style w:type="numbering" w:customStyle="1" w:styleId="NoList132">
    <w:name w:val="No List132"/>
    <w:next w:val="a4"/>
    <w:uiPriority w:val="99"/>
    <w:semiHidden/>
    <w:unhideWhenUsed/>
    <w:rsid w:val="00B518E0"/>
  </w:style>
  <w:style w:type="table" w:customStyle="1" w:styleId="TableGrid142">
    <w:name w:val="Table Grid142"/>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2">
    <w:name w:val="Table Grid522"/>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2">
    <w:name w:val="Table Grid642"/>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a4"/>
    <w:uiPriority w:val="99"/>
    <w:semiHidden/>
    <w:unhideWhenUsed/>
    <w:rsid w:val="00B518E0"/>
  </w:style>
  <w:style w:type="numbering" w:customStyle="1" w:styleId="NoList11122">
    <w:name w:val="No List11122"/>
    <w:next w:val="a4"/>
    <w:uiPriority w:val="99"/>
    <w:semiHidden/>
    <w:unhideWhenUsed/>
    <w:rsid w:val="00B518E0"/>
  </w:style>
  <w:style w:type="numbering" w:customStyle="1" w:styleId="KeineListe122">
    <w:name w:val="Keine Liste122"/>
    <w:next w:val="a4"/>
    <w:uiPriority w:val="99"/>
    <w:semiHidden/>
    <w:unhideWhenUsed/>
    <w:rsid w:val="00B518E0"/>
  </w:style>
  <w:style w:type="table" w:customStyle="1" w:styleId="Tabellenraster112">
    <w:name w:val="Tabellenraster112"/>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
    <w:name w:val="표 구분선732"/>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0">
    <w:name w:val="リストなし112"/>
    <w:next w:val="a4"/>
    <w:uiPriority w:val="99"/>
    <w:semiHidden/>
    <w:unhideWhenUsed/>
    <w:rsid w:val="00B518E0"/>
  </w:style>
  <w:style w:type="numbering" w:customStyle="1" w:styleId="NoList212">
    <w:name w:val="No List212"/>
    <w:next w:val="a4"/>
    <w:uiPriority w:val="99"/>
    <w:semiHidden/>
    <w:unhideWhenUsed/>
    <w:rsid w:val="00B518E0"/>
  </w:style>
  <w:style w:type="numbering" w:customStyle="1" w:styleId="LFO19112">
    <w:name w:val="LFO19112"/>
    <w:basedOn w:val="a4"/>
    <w:rsid w:val="00B518E0"/>
  </w:style>
  <w:style w:type="numbering" w:customStyle="1" w:styleId="LFO20112">
    <w:name w:val="LFO20112"/>
    <w:basedOn w:val="a4"/>
    <w:rsid w:val="00B518E0"/>
  </w:style>
  <w:style w:type="numbering" w:customStyle="1" w:styleId="LFO21112">
    <w:name w:val="LFO21112"/>
    <w:basedOn w:val="a4"/>
    <w:rsid w:val="00B518E0"/>
  </w:style>
  <w:style w:type="numbering" w:customStyle="1" w:styleId="LFO22112">
    <w:name w:val="LFO22112"/>
    <w:basedOn w:val="a4"/>
    <w:rsid w:val="00B518E0"/>
  </w:style>
  <w:style w:type="numbering" w:customStyle="1" w:styleId="LFO23112">
    <w:name w:val="LFO23112"/>
    <w:basedOn w:val="a4"/>
    <w:rsid w:val="00B518E0"/>
  </w:style>
  <w:style w:type="numbering" w:customStyle="1" w:styleId="NoList1212">
    <w:name w:val="No List1212"/>
    <w:next w:val="a4"/>
    <w:uiPriority w:val="99"/>
    <w:semiHidden/>
    <w:unhideWhenUsed/>
    <w:rsid w:val="00B518E0"/>
  </w:style>
  <w:style w:type="numbering" w:customStyle="1" w:styleId="NoList11212">
    <w:name w:val="No List11212"/>
    <w:next w:val="a4"/>
    <w:uiPriority w:val="99"/>
    <w:semiHidden/>
    <w:unhideWhenUsed/>
    <w:rsid w:val="00B518E0"/>
  </w:style>
  <w:style w:type="numbering" w:customStyle="1" w:styleId="NoList111122">
    <w:name w:val="No List111122"/>
    <w:next w:val="a4"/>
    <w:uiPriority w:val="99"/>
    <w:semiHidden/>
    <w:unhideWhenUsed/>
    <w:rsid w:val="00B518E0"/>
  </w:style>
  <w:style w:type="numbering" w:customStyle="1" w:styleId="KeineListe1112">
    <w:name w:val="Keine Liste1112"/>
    <w:next w:val="a4"/>
    <w:uiPriority w:val="99"/>
    <w:semiHidden/>
    <w:unhideWhenUsed/>
    <w:rsid w:val="00B518E0"/>
  </w:style>
  <w:style w:type="table" w:customStyle="1" w:styleId="TableGrid5112">
    <w:name w:val="Table Grid511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Grid12"/>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12">
    <w:name w:val="ECC Bullets12"/>
    <w:basedOn w:val="a4"/>
    <w:rsid w:val="00B518E0"/>
  </w:style>
  <w:style w:type="numbering" w:customStyle="1" w:styleId="ECCNumbers-Bullets12">
    <w:name w:val="ECC Numbers-Bullets12"/>
    <w:uiPriority w:val="99"/>
    <w:rsid w:val="00B518E0"/>
  </w:style>
  <w:style w:type="table" w:customStyle="1" w:styleId="ECCTable-redheader12">
    <w:name w:val="ECC Table - red header12"/>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12">
    <w:name w:val="Table Grid312"/>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2">
    <w:name w:val="Colorful Grid12"/>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12">
    <w:name w:val="Table Simple 112"/>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2">
    <w:name w:val="Colorful Grid - Accent 612"/>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12">
    <w:name w:val="ECC Table - white header12"/>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12">
    <w:name w:val="ECC Table - clean12"/>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2">
    <w:name w:val="No List312"/>
    <w:next w:val="a4"/>
    <w:uiPriority w:val="99"/>
    <w:semiHidden/>
    <w:unhideWhenUsed/>
    <w:rsid w:val="00B518E0"/>
  </w:style>
  <w:style w:type="table" w:customStyle="1" w:styleId="TableGrid412">
    <w:name w:val="Table Grid412"/>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
    <w:name w:val="표 구분선7112"/>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2">
    <w:name w:val="Table Grid611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2">
    <w:name w:val="Table Grid621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
    <w:name w:val="No List412"/>
    <w:next w:val="a4"/>
    <w:uiPriority w:val="99"/>
    <w:semiHidden/>
    <w:unhideWhenUsed/>
    <w:rsid w:val="00B518E0"/>
  </w:style>
  <w:style w:type="table" w:customStyle="1" w:styleId="TableGrid712">
    <w:name w:val="Table Grid712"/>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2">
    <w:name w:val="Table Grid631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2">
    <w:name w:val="Table Grid1312"/>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彩色网格112"/>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12">
    <w:name w:val="Table Grid912"/>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3">
    <w:name w:val="No List1111113"/>
    <w:next w:val="a4"/>
    <w:uiPriority w:val="99"/>
    <w:semiHidden/>
    <w:unhideWhenUsed/>
    <w:rsid w:val="00B518E0"/>
  </w:style>
  <w:style w:type="table" w:customStyle="1" w:styleId="PlumTable12">
    <w:name w:val="Plum Table12"/>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12">
    <w:name w:val="Grille du tableau112"/>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a4"/>
    <w:uiPriority w:val="99"/>
    <w:semiHidden/>
    <w:unhideWhenUsed/>
    <w:rsid w:val="00B518E0"/>
  </w:style>
  <w:style w:type="numbering" w:customStyle="1" w:styleId="LFO1932">
    <w:name w:val="LFO1932"/>
    <w:basedOn w:val="a4"/>
    <w:rsid w:val="00B518E0"/>
  </w:style>
  <w:style w:type="numbering" w:customStyle="1" w:styleId="LFO2032">
    <w:name w:val="LFO2032"/>
    <w:basedOn w:val="a4"/>
    <w:rsid w:val="00B518E0"/>
  </w:style>
  <w:style w:type="numbering" w:customStyle="1" w:styleId="LFO2132">
    <w:name w:val="LFO2132"/>
    <w:basedOn w:val="a4"/>
    <w:rsid w:val="00B518E0"/>
  </w:style>
  <w:style w:type="numbering" w:customStyle="1" w:styleId="LFO2232">
    <w:name w:val="LFO2232"/>
    <w:basedOn w:val="a4"/>
    <w:rsid w:val="00B518E0"/>
  </w:style>
  <w:style w:type="numbering" w:customStyle="1" w:styleId="LFO2332">
    <w:name w:val="LFO2332"/>
    <w:basedOn w:val="a4"/>
    <w:rsid w:val="00B518E0"/>
  </w:style>
  <w:style w:type="numbering" w:customStyle="1" w:styleId="NoList142">
    <w:name w:val="No List142"/>
    <w:next w:val="a4"/>
    <w:uiPriority w:val="99"/>
    <w:semiHidden/>
    <w:unhideWhenUsed/>
    <w:rsid w:val="00B518E0"/>
  </w:style>
  <w:style w:type="table" w:customStyle="1" w:styleId="TableGrid162">
    <w:name w:val="Table Grid162"/>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2">
    <w:name w:val="Table Grid532"/>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2">
    <w:name w:val="Table Grid652"/>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2">
    <w:name w:val="Table Grid1122"/>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2">
    <w:name w:val="No List1142"/>
    <w:next w:val="a4"/>
    <w:uiPriority w:val="99"/>
    <w:semiHidden/>
    <w:unhideWhenUsed/>
    <w:rsid w:val="00B518E0"/>
  </w:style>
  <w:style w:type="numbering" w:customStyle="1" w:styleId="NoList11132">
    <w:name w:val="No List11132"/>
    <w:next w:val="a4"/>
    <w:uiPriority w:val="99"/>
    <w:semiHidden/>
    <w:unhideWhenUsed/>
    <w:rsid w:val="00B518E0"/>
  </w:style>
  <w:style w:type="numbering" w:customStyle="1" w:styleId="KeineListe132">
    <w:name w:val="Keine Liste132"/>
    <w:next w:val="a4"/>
    <w:uiPriority w:val="99"/>
    <w:semiHidden/>
    <w:unhideWhenUsed/>
    <w:rsid w:val="00B518E0"/>
  </w:style>
  <w:style w:type="table" w:customStyle="1" w:styleId="Tabellenraster122">
    <w:name w:val="Tabellenraster122"/>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2">
    <w:name w:val="Table Grid172"/>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2">
    <w:name w:val="표 구분선742"/>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リストなし122"/>
    <w:next w:val="a4"/>
    <w:uiPriority w:val="99"/>
    <w:semiHidden/>
    <w:unhideWhenUsed/>
    <w:rsid w:val="00B518E0"/>
  </w:style>
  <w:style w:type="numbering" w:customStyle="1" w:styleId="NoList222">
    <w:name w:val="No List222"/>
    <w:next w:val="a4"/>
    <w:uiPriority w:val="99"/>
    <w:semiHidden/>
    <w:unhideWhenUsed/>
    <w:rsid w:val="00B518E0"/>
  </w:style>
  <w:style w:type="numbering" w:customStyle="1" w:styleId="LFO19122">
    <w:name w:val="LFO19122"/>
    <w:basedOn w:val="a4"/>
    <w:rsid w:val="00B518E0"/>
  </w:style>
  <w:style w:type="numbering" w:customStyle="1" w:styleId="LFO20122">
    <w:name w:val="LFO20122"/>
    <w:basedOn w:val="a4"/>
    <w:rsid w:val="00B518E0"/>
  </w:style>
  <w:style w:type="numbering" w:customStyle="1" w:styleId="LFO21122">
    <w:name w:val="LFO21122"/>
    <w:basedOn w:val="a4"/>
    <w:rsid w:val="00B518E0"/>
  </w:style>
  <w:style w:type="numbering" w:customStyle="1" w:styleId="LFO22122">
    <w:name w:val="LFO22122"/>
    <w:basedOn w:val="a4"/>
    <w:rsid w:val="00B518E0"/>
  </w:style>
  <w:style w:type="numbering" w:customStyle="1" w:styleId="LFO23122">
    <w:name w:val="LFO23122"/>
    <w:basedOn w:val="a4"/>
    <w:rsid w:val="00B518E0"/>
  </w:style>
  <w:style w:type="numbering" w:customStyle="1" w:styleId="NoList1222">
    <w:name w:val="No List1222"/>
    <w:next w:val="a4"/>
    <w:uiPriority w:val="99"/>
    <w:semiHidden/>
    <w:unhideWhenUsed/>
    <w:rsid w:val="00B518E0"/>
  </w:style>
  <w:style w:type="numbering" w:customStyle="1" w:styleId="NoList11222">
    <w:name w:val="No List11222"/>
    <w:next w:val="a4"/>
    <w:uiPriority w:val="99"/>
    <w:semiHidden/>
    <w:unhideWhenUsed/>
    <w:rsid w:val="00B518E0"/>
  </w:style>
  <w:style w:type="numbering" w:customStyle="1" w:styleId="NoList111132">
    <w:name w:val="No List111132"/>
    <w:next w:val="a4"/>
    <w:uiPriority w:val="99"/>
    <w:semiHidden/>
    <w:unhideWhenUsed/>
    <w:rsid w:val="00B518E0"/>
  </w:style>
  <w:style w:type="numbering" w:customStyle="1" w:styleId="KeineListe1122">
    <w:name w:val="Keine Liste1122"/>
    <w:next w:val="a4"/>
    <w:uiPriority w:val="99"/>
    <w:semiHidden/>
    <w:unhideWhenUsed/>
    <w:rsid w:val="00B518E0"/>
  </w:style>
  <w:style w:type="table" w:customStyle="1" w:styleId="TableGrid5122">
    <w:name w:val="Table Grid512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Grid22"/>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22">
    <w:name w:val="ECC Bullets22"/>
    <w:basedOn w:val="a4"/>
    <w:rsid w:val="00B518E0"/>
  </w:style>
  <w:style w:type="numbering" w:customStyle="1" w:styleId="ECCNumbers-Bullets22">
    <w:name w:val="ECC Numbers-Bullets22"/>
    <w:uiPriority w:val="99"/>
    <w:rsid w:val="00B518E0"/>
  </w:style>
  <w:style w:type="table" w:customStyle="1" w:styleId="ECCTable-redheader22">
    <w:name w:val="ECC Table - red header22"/>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22">
    <w:name w:val="Table Grid322"/>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2">
    <w:name w:val="Colorful Grid22"/>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22">
    <w:name w:val="Table Simple 122"/>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2">
    <w:name w:val="Colorful Grid - Accent 622"/>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22">
    <w:name w:val="ECC Table - white header22"/>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22">
    <w:name w:val="ECC Table - clean22"/>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2">
    <w:name w:val="No List322"/>
    <w:next w:val="a4"/>
    <w:uiPriority w:val="99"/>
    <w:semiHidden/>
    <w:unhideWhenUsed/>
    <w:rsid w:val="00B518E0"/>
  </w:style>
  <w:style w:type="table" w:customStyle="1" w:styleId="TableGrid422">
    <w:name w:val="Table Grid422"/>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2">
    <w:name w:val="표 구분선7122"/>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2">
    <w:name w:val="Table Grid612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2">
    <w:name w:val="Table Grid622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2">
    <w:name w:val="No List422"/>
    <w:next w:val="a4"/>
    <w:uiPriority w:val="99"/>
    <w:semiHidden/>
    <w:unhideWhenUsed/>
    <w:rsid w:val="00B518E0"/>
  </w:style>
  <w:style w:type="table" w:customStyle="1" w:styleId="TableGrid722">
    <w:name w:val="Table Grid722"/>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2">
    <w:name w:val="표 구분선7222"/>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2">
    <w:name w:val="Table Grid632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2">
    <w:name w:val="Table Grid1322"/>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2">
    <w:name w:val="Table Grid822"/>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0">
    <w:name w:val="彩色网格122"/>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22">
    <w:name w:val="Table Grid922"/>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2">
    <w:name w:val="No List1111122"/>
    <w:next w:val="a4"/>
    <w:uiPriority w:val="99"/>
    <w:semiHidden/>
    <w:unhideWhenUsed/>
    <w:rsid w:val="00B518E0"/>
  </w:style>
  <w:style w:type="table" w:customStyle="1" w:styleId="PlumTable22">
    <w:name w:val="Plum Table22"/>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22">
    <w:name w:val="Grille du tableau122"/>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2">
    <w:name w:val="Table Grid1022"/>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
    <w:name w:val="Table Grid182"/>
    <w:basedOn w:val="a3"/>
    <w:next w:val="af2"/>
    <w:uiPriority w:val="59"/>
    <w:rsid w:val="00B518E0"/>
    <w:pPr>
      <w:tabs>
        <w:tab w:val="left" w:pos="794"/>
        <w:tab w:val="left" w:pos="1191"/>
        <w:tab w:val="left" w:pos="1588"/>
        <w:tab w:val="left" w:pos="1985"/>
      </w:tabs>
      <w:overflowPunct w:val="0"/>
      <w:autoSpaceDE w:val="0"/>
      <w:autoSpaceDN w:val="0"/>
      <w:adjustRightInd w:val="0"/>
      <w:spacing w:before="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2">
    <w:name w:val="Table Grid54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4">
    <w:name w:val="Table Grid66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
    <w:name w:val="Table Grid192"/>
    <w:basedOn w:val="a3"/>
    <w:next w:val="af2"/>
    <w:uiPriority w:val="59"/>
    <w:qFormat/>
    <w:rsid w:val="00B518E0"/>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a3"/>
    <w:next w:val="af2"/>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a4"/>
    <w:uiPriority w:val="99"/>
    <w:semiHidden/>
    <w:unhideWhenUsed/>
    <w:rsid w:val="00B518E0"/>
  </w:style>
  <w:style w:type="table" w:customStyle="1" w:styleId="TableGrid6612">
    <w:name w:val="Table Grid6612"/>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CCHyperlink1">
    <w:name w:val="ECC Hyperlink1"/>
    <w:basedOn w:val="a2"/>
    <w:uiPriority w:val="99"/>
    <w:unhideWhenUsed/>
    <w:rsid w:val="00B518E0"/>
    <w:rPr>
      <w:color w:val="0000FF"/>
      <w:u w:val="single"/>
    </w:rPr>
  </w:style>
  <w:style w:type="table" w:customStyle="1" w:styleId="TableGrid300">
    <w:name w:val="Table Grid30"/>
    <w:basedOn w:val="a3"/>
    <w:next w:val="af2"/>
    <w:uiPriority w:val="59"/>
    <w:qFormat/>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a3"/>
    <w:next w:val="af2"/>
    <w:qFormat/>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a3"/>
    <w:next w:val="af2"/>
    <w:qFormat/>
    <w:rsid w:val="00B518E0"/>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a3"/>
    <w:next w:val="af2"/>
    <w:qFormat/>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
    <w:name w:val="No List18"/>
    <w:next w:val="a4"/>
    <w:uiPriority w:val="99"/>
    <w:semiHidden/>
    <w:unhideWhenUsed/>
    <w:rsid w:val="00B518E0"/>
  </w:style>
  <w:style w:type="table" w:customStyle="1" w:styleId="TableGrid37">
    <w:name w:val="Table Grid37"/>
    <w:basedOn w:val="a3"/>
    <w:next w:val="af2"/>
    <w:qFormat/>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5">
    <w:name w:val="Colorful Grid5"/>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5">
    <w:name w:val="Table Simple 15"/>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5">
    <w:name w:val="Colorful Grid - Accent 65"/>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LFO196">
    <w:name w:val="LFO196"/>
    <w:basedOn w:val="a4"/>
    <w:rsid w:val="00B518E0"/>
  </w:style>
  <w:style w:type="numbering" w:customStyle="1" w:styleId="LFO206">
    <w:name w:val="LFO206"/>
    <w:basedOn w:val="a4"/>
    <w:rsid w:val="00B518E0"/>
  </w:style>
  <w:style w:type="numbering" w:customStyle="1" w:styleId="LFO216">
    <w:name w:val="LFO216"/>
    <w:basedOn w:val="a4"/>
    <w:rsid w:val="00B518E0"/>
  </w:style>
  <w:style w:type="numbering" w:customStyle="1" w:styleId="LFO226">
    <w:name w:val="LFO226"/>
    <w:basedOn w:val="a4"/>
    <w:rsid w:val="00B518E0"/>
  </w:style>
  <w:style w:type="numbering" w:customStyle="1" w:styleId="LFO236">
    <w:name w:val="LFO236"/>
    <w:basedOn w:val="a4"/>
    <w:rsid w:val="00B518E0"/>
  </w:style>
  <w:style w:type="numbering" w:customStyle="1" w:styleId="NoList19">
    <w:name w:val="No List19"/>
    <w:next w:val="a4"/>
    <w:uiPriority w:val="99"/>
    <w:semiHidden/>
    <w:unhideWhenUsed/>
    <w:rsid w:val="00B518E0"/>
  </w:style>
  <w:style w:type="table" w:customStyle="1" w:styleId="TableGrid117">
    <w:name w:val="Table Grid117"/>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
    <w:name w:val="Table Grid69"/>
    <w:basedOn w:val="a3"/>
    <w:next w:val="af2"/>
    <w:uiPriority w:val="59"/>
    <w:qFormat/>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7">
    <w:name w:val="No List117"/>
    <w:next w:val="a4"/>
    <w:uiPriority w:val="99"/>
    <w:unhideWhenUsed/>
    <w:rsid w:val="00B518E0"/>
  </w:style>
  <w:style w:type="numbering" w:customStyle="1" w:styleId="NoList1116">
    <w:name w:val="No List1116"/>
    <w:next w:val="a4"/>
    <w:uiPriority w:val="99"/>
    <w:unhideWhenUsed/>
    <w:rsid w:val="00B518E0"/>
  </w:style>
  <w:style w:type="numbering" w:customStyle="1" w:styleId="KeineListe16">
    <w:name w:val="Keine Liste16"/>
    <w:next w:val="a4"/>
    <w:uiPriority w:val="99"/>
    <w:semiHidden/>
    <w:unhideWhenUsed/>
    <w:rsid w:val="00B518E0"/>
  </w:style>
  <w:style w:type="table" w:customStyle="1" w:styleId="Tabellenraster15">
    <w:name w:val="Tabellenraster15"/>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7">
    <w:name w:val="표 구분선77"/>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
    <w:name w:val="リストなし15"/>
    <w:next w:val="a4"/>
    <w:uiPriority w:val="99"/>
    <w:semiHidden/>
    <w:unhideWhenUsed/>
    <w:rsid w:val="00B518E0"/>
  </w:style>
  <w:style w:type="numbering" w:customStyle="1" w:styleId="NoList25">
    <w:name w:val="No List25"/>
    <w:next w:val="a4"/>
    <w:uiPriority w:val="99"/>
    <w:semiHidden/>
    <w:unhideWhenUsed/>
    <w:rsid w:val="00B518E0"/>
  </w:style>
  <w:style w:type="numbering" w:customStyle="1" w:styleId="LFO1915">
    <w:name w:val="LFO1915"/>
    <w:basedOn w:val="a4"/>
    <w:rsid w:val="00B518E0"/>
  </w:style>
  <w:style w:type="numbering" w:customStyle="1" w:styleId="LFO2015">
    <w:name w:val="LFO2015"/>
    <w:basedOn w:val="a4"/>
    <w:rsid w:val="00B518E0"/>
  </w:style>
  <w:style w:type="numbering" w:customStyle="1" w:styleId="LFO2115">
    <w:name w:val="LFO2115"/>
    <w:basedOn w:val="a4"/>
    <w:rsid w:val="00B518E0"/>
  </w:style>
  <w:style w:type="numbering" w:customStyle="1" w:styleId="LFO2215">
    <w:name w:val="LFO2215"/>
    <w:basedOn w:val="a4"/>
    <w:rsid w:val="00B518E0"/>
  </w:style>
  <w:style w:type="numbering" w:customStyle="1" w:styleId="LFO2315">
    <w:name w:val="LFO2315"/>
    <w:basedOn w:val="a4"/>
    <w:rsid w:val="00B518E0"/>
  </w:style>
  <w:style w:type="numbering" w:customStyle="1" w:styleId="NoList125">
    <w:name w:val="No List125"/>
    <w:next w:val="a4"/>
    <w:uiPriority w:val="99"/>
    <w:semiHidden/>
    <w:unhideWhenUsed/>
    <w:rsid w:val="00B518E0"/>
  </w:style>
  <w:style w:type="numbering" w:customStyle="1" w:styleId="NoList1125">
    <w:name w:val="No List1125"/>
    <w:next w:val="a4"/>
    <w:uiPriority w:val="99"/>
    <w:semiHidden/>
    <w:unhideWhenUsed/>
    <w:rsid w:val="00B518E0"/>
  </w:style>
  <w:style w:type="numbering" w:customStyle="1" w:styleId="NoList11116">
    <w:name w:val="No List11116"/>
    <w:next w:val="a4"/>
    <w:uiPriority w:val="99"/>
    <w:unhideWhenUsed/>
    <w:rsid w:val="00B518E0"/>
  </w:style>
  <w:style w:type="numbering" w:customStyle="1" w:styleId="KeineListe115">
    <w:name w:val="Keine Liste115"/>
    <w:next w:val="a4"/>
    <w:uiPriority w:val="99"/>
    <w:semiHidden/>
    <w:unhideWhenUsed/>
    <w:rsid w:val="00B518E0"/>
  </w:style>
  <w:style w:type="table" w:customStyle="1" w:styleId="TableGrid515">
    <w:name w:val="Table Grid51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Grid5"/>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5">
    <w:name w:val="ECC Bullets5"/>
    <w:basedOn w:val="a4"/>
    <w:rsid w:val="00B518E0"/>
  </w:style>
  <w:style w:type="numbering" w:customStyle="1" w:styleId="ECCNumbers-Bullets5">
    <w:name w:val="ECC Numbers-Bullets5"/>
    <w:uiPriority w:val="99"/>
    <w:rsid w:val="00B518E0"/>
  </w:style>
  <w:style w:type="table" w:customStyle="1" w:styleId="ECCTable-redheader5">
    <w:name w:val="ECC Table - red header5"/>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8">
    <w:name w:val="Table Grid38"/>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5">
    <w:name w:val="ECC Table - white header5"/>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5">
    <w:name w:val="ECC Table - clean5"/>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5">
    <w:name w:val="No List35"/>
    <w:next w:val="a4"/>
    <w:uiPriority w:val="99"/>
    <w:semiHidden/>
    <w:unhideWhenUsed/>
    <w:rsid w:val="00B518E0"/>
  </w:style>
  <w:style w:type="table" w:customStyle="1" w:styleId="TableGrid45">
    <w:name w:val="Table Grid45"/>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5">
    <w:name w:val="표 구분선715"/>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5">
    <w:name w:val="Table Grid61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5">
    <w:name w:val="Table Grid62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5">
    <w:name w:val="No List45"/>
    <w:next w:val="a4"/>
    <w:uiPriority w:val="99"/>
    <w:semiHidden/>
    <w:unhideWhenUsed/>
    <w:rsid w:val="00B518E0"/>
  </w:style>
  <w:style w:type="table" w:customStyle="1" w:styleId="TableGrid75">
    <w:name w:val="Table Grid75"/>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5">
    <w:name w:val="표 구분선725"/>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5">
    <w:name w:val="Table Grid63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5">
    <w:name w:val="Table Grid85"/>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彩色网格15"/>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5">
    <w:name w:val="Table Grid95"/>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5">
    <w:name w:val="No List111115"/>
    <w:next w:val="a4"/>
    <w:uiPriority w:val="99"/>
    <w:unhideWhenUsed/>
    <w:rsid w:val="00B518E0"/>
  </w:style>
  <w:style w:type="table" w:customStyle="1" w:styleId="PlumTable5">
    <w:name w:val="Plum Table5"/>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5">
    <w:name w:val="Grille du tableau15"/>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5">
    <w:name w:val="Table Grid105"/>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a4"/>
    <w:uiPriority w:val="99"/>
    <w:semiHidden/>
    <w:unhideWhenUsed/>
    <w:rsid w:val="00B518E0"/>
  </w:style>
  <w:style w:type="numbering" w:customStyle="1" w:styleId="LFO1923">
    <w:name w:val="LFO1923"/>
    <w:basedOn w:val="a4"/>
    <w:rsid w:val="00B518E0"/>
  </w:style>
  <w:style w:type="numbering" w:customStyle="1" w:styleId="LFO2023">
    <w:name w:val="LFO2023"/>
    <w:basedOn w:val="a4"/>
    <w:rsid w:val="00B518E0"/>
  </w:style>
  <w:style w:type="numbering" w:customStyle="1" w:styleId="LFO2123">
    <w:name w:val="LFO2123"/>
    <w:basedOn w:val="a4"/>
    <w:rsid w:val="00B518E0"/>
  </w:style>
  <w:style w:type="numbering" w:customStyle="1" w:styleId="LFO2223">
    <w:name w:val="LFO2223"/>
    <w:basedOn w:val="a4"/>
    <w:rsid w:val="00B518E0"/>
  </w:style>
  <w:style w:type="numbering" w:customStyle="1" w:styleId="LFO2323">
    <w:name w:val="LFO2323"/>
    <w:basedOn w:val="a4"/>
    <w:rsid w:val="00B518E0"/>
  </w:style>
  <w:style w:type="numbering" w:customStyle="1" w:styleId="NoList133">
    <w:name w:val="No List133"/>
    <w:next w:val="a4"/>
    <w:uiPriority w:val="99"/>
    <w:semiHidden/>
    <w:unhideWhenUsed/>
    <w:rsid w:val="00B518E0"/>
  </w:style>
  <w:style w:type="table" w:customStyle="1" w:styleId="TableGrid143">
    <w:name w:val="Table Grid143"/>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3">
    <w:name w:val="Table Grid523"/>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3">
    <w:name w:val="Table Grid643"/>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a4"/>
    <w:uiPriority w:val="99"/>
    <w:semiHidden/>
    <w:unhideWhenUsed/>
    <w:rsid w:val="00B518E0"/>
  </w:style>
  <w:style w:type="numbering" w:customStyle="1" w:styleId="NoList11123">
    <w:name w:val="No List11123"/>
    <w:next w:val="a4"/>
    <w:uiPriority w:val="99"/>
    <w:semiHidden/>
    <w:unhideWhenUsed/>
    <w:rsid w:val="00B518E0"/>
  </w:style>
  <w:style w:type="numbering" w:customStyle="1" w:styleId="KeineListe123">
    <w:name w:val="Keine Liste123"/>
    <w:next w:val="a4"/>
    <w:uiPriority w:val="99"/>
    <w:semiHidden/>
    <w:unhideWhenUsed/>
    <w:rsid w:val="00B518E0"/>
  </w:style>
  <w:style w:type="table" w:customStyle="1" w:styleId="Tabellenraster113">
    <w:name w:val="Tabellenraster113"/>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3">
    <w:name w:val="표 구분선733"/>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0">
    <w:name w:val="リストなし113"/>
    <w:next w:val="a4"/>
    <w:uiPriority w:val="99"/>
    <w:semiHidden/>
    <w:unhideWhenUsed/>
    <w:rsid w:val="00B518E0"/>
  </w:style>
  <w:style w:type="numbering" w:customStyle="1" w:styleId="NoList213">
    <w:name w:val="No List213"/>
    <w:next w:val="a4"/>
    <w:uiPriority w:val="99"/>
    <w:semiHidden/>
    <w:unhideWhenUsed/>
    <w:rsid w:val="00B518E0"/>
  </w:style>
  <w:style w:type="numbering" w:customStyle="1" w:styleId="LFO19113">
    <w:name w:val="LFO19113"/>
    <w:basedOn w:val="a4"/>
    <w:rsid w:val="00B518E0"/>
  </w:style>
  <w:style w:type="numbering" w:customStyle="1" w:styleId="LFO20113">
    <w:name w:val="LFO20113"/>
    <w:basedOn w:val="a4"/>
    <w:rsid w:val="00B518E0"/>
  </w:style>
  <w:style w:type="numbering" w:customStyle="1" w:styleId="LFO21113">
    <w:name w:val="LFO21113"/>
    <w:basedOn w:val="a4"/>
    <w:rsid w:val="00B518E0"/>
  </w:style>
  <w:style w:type="numbering" w:customStyle="1" w:styleId="LFO22113">
    <w:name w:val="LFO22113"/>
    <w:basedOn w:val="a4"/>
    <w:rsid w:val="00B518E0"/>
  </w:style>
  <w:style w:type="numbering" w:customStyle="1" w:styleId="LFO23113">
    <w:name w:val="LFO23113"/>
    <w:basedOn w:val="a4"/>
    <w:rsid w:val="00B518E0"/>
  </w:style>
  <w:style w:type="numbering" w:customStyle="1" w:styleId="NoList1213">
    <w:name w:val="No List1213"/>
    <w:next w:val="a4"/>
    <w:uiPriority w:val="99"/>
    <w:semiHidden/>
    <w:unhideWhenUsed/>
    <w:rsid w:val="00B518E0"/>
  </w:style>
  <w:style w:type="numbering" w:customStyle="1" w:styleId="NoList11213">
    <w:name w:val="No List11213"/>
    <w:next w:val="a4"/>
    <w:uiPriority w:val="99"/>
    <w:semiHidden/>
    <w:unhideWhenUsed/>
    <w:rsid w:val="00B518E0"/>
  </w:style>
  <w:style w:type="numbering" w:customStyle="1" w:styleId="NoList111123">
    <w:name w:val="No List111123"/>
    <w:next w:val="a4"/>
    <w:uiPriority w:val="99"/>
    <w:semiHidden/>
    <w:unhideWhenUsed/>
    <w:rsid w:val="00B518E0"/>
  </w:style>
  <w:style w:type="numbering" w:customStyle="1" w:styleId="KeineListe1113">
    <w:name w:val="Keine Liste1113"/>
    <w:next w:val="a4"/>
    <w:uiPriority w:val="99"/>
    <w:semiHidden/>
    <w:unhideWhenUsed/>
    <w:rsid w:val="00B518E0"/>
  </w:style>
  <w:style w:type="table" w:customStyle="1" w:styleId="TableGrid5113">
    <w:name w:val="Table Grid511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
    <w:name w:val="TableGrid13"/>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13">
    <w:name w:val="ECC Bullets13"/>
    <w:basedOn w:val="a4"/>
    <w:rsid w:val="00B518E0"/>
  </w:style>
  <w:style w:type="numbering" w:customStyle="1" w:styleId="ECCNumbers-Bullets13">
    <w:name w:val="ECC Numbers-Bullets13"/>
    <w:uiPriority w:val="99"/>
    <w:rsid w:val="00B518E0"/>
  </w:style>
  <w:style w:type="table" w:customStyle="1" w:styleId="ECCTable-redheader13">
    <w:name w:val="ECC Table - red header13"/>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13">
    <w:name w:val="Table Grid313"/>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3">
    <w:name w:val="Colorful Grid13"/>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13">
    <w:name w:val="Table Simple 113"/>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3">
    <w:name w:val="Colorful Grid - Accent 613"/>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13">
    <w:name w:val="ECC Table - white header13"/>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13">
    <w:name w:val="ECC Table - clean13"/>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3">
    <w:name w:val="No List313"/>
    <w:next w:val="a4"/>
    <w:uiPriority w:val="99"/>
    <w:semiHidden/>
    <w:unhideWhenUsed/>
    <w:rsid w:val="00B518E0"/>
  </w:style>
  <w:style w:type="table" w:customStyle="1" w:styleId="TableGrid413">
    <w:name w:val="Table Grid413"/>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3">
    <w:name w:val="표 구분선7113"/>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3">
    <w:name w:val="Table Grid621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3">
    <w:name w:val="No List413"/>
    <w:next w:val="a4"/>
    <w:uiPriority w:val="99"/>
    <w:semiHidden/>
    <w:unhideWhenUsed/>
    <w:rsid w:val="00B518E0"/>
  </w:style>
  <w:style w:type="table" w:customStyle="1" w:styleId="TableGrid713">
    <w:name w:val="Table Grid713"/>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3">
    <w:name w:val="표 구분선7213"/>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3">
    <w:name w:val="Table Grid631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3">
    <w:name w:val="Table Grid1313"/>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彩色网格113"/>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13">
    <w:name w:val="Table Grid913"/>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4">
    <w:name w:val="No List1111114"/>
    <w:next w:val="a4"/>
    <w:uiPriority w:val="99"/>
    <w:semiHidden/>
    <w:unhideWhenUsed/>
    <w:rsid w:val="00B518E0"/>
  </w:style>
  <w:style w:type="table" w:customStyle="1" w:styleId="PlumTable13">
    <w:name w:val="Plum Table13"/>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13">
    <w:name w:val="Grille du tableau113"/>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a4"/>
    <w:uiPriority w:val="99"/>
    <w:semiHidden/>
    <w:unhideWhenUsed/>
    <w:rsid w:val="00B518E0"/>
  </w:style>
  <w:style w:type="numbering" w:customStyle="1" w:styleId="LFO1933">
    <w:name w:val="LFO1933"/>
    <w:basedOn w:val="a4"/>
    <w:rsid w:val="00B518E0"/>
  </w:style>
  <w:style w:type="numbering" w:customStyle="1" w:styleId="LFO2033">
    <w:name w:val="LFO2033"/>
    <w:basedOn w:val="a4"/>
    <w:rsid w:val="00B518E0"/>
  </w:style>
  <w:style w:type="numbering" w:customStyle="1" w:styleId="LFO2133">
    <w:name w:val="LFO2133"/>
    <w:basedOn w:val="a4"/>
    <w:rsid w:val="00B518E0"/>
  </w:style>
  <w:style w:type="numbering" w:customStyle="1" w:styleId="LFO2233">
    <w:name w:val="LFO2233"/>
    <w:basedOn w:val="a4"/>
    <w:rsid w:val="00B518E0"/>
  </w:style>
  <w:style w:type="numbering" w:customStyle="1" w:styleId="LFO2333">
    <w:name w:val="LFO2333"/>
    <w:basedOn w:val="a4"/>
    <w:rsid w:val="00B518E0"/>
  </w:style>
  <w:style w:type="numbering" w:customStyle="1" w:styleId="NoList143">
    <w:name w:val="No List143"/>
    <w:next w:val="a4"/>
    <w:uiPriority w:val="99"/>
    <w:semiHidden/>
    <w:unhideWhenUsed/>
    <w:rsid w:val="00B518E0"/>
  </w:style>
  <w:style w:type="table" w:customStyle="1" w:styleId="TableGrid163">
    <w:name w:val="Table Grid163"/>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3">
    <w:name w:val="Table Grid533"/>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3">
    <w:name w:val="Table Grid653"/>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3">
    <w:name w:val="Table Grid1123"/>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3">
    <w:name w:val="No List1143"/>
    <w:next w:val="a4"/>
    <w:uiPriority w:val="99"/>
    <w:semiHidden/>
    <w:unhideWhenUsed/>
    <w:rsid w:val="00B518E0"/>
  </w:style>
  <w:style w:type="numbering" w:customStyle="1" w:styleId="NoList11133">
    <w:name w:val="No List11133"/>
    <w:next w:val="a4"/>
    <w:uiPriority w:val="99"/>
    <w:semiHidden/>
    <w:unhideWhenUsed/>
    <w:rsid w:val="00B518E0"/>
  </w:style>
  <w:style w:type="numbering" w:customStyle="1" w:styleId="KeineListe133">
    <w:name w:val="Keine Liste133"/>
    <w:next w:val="a4"/>
    <w:uiPriority w:val="99"/>
    <w:semiHidden/>
    <w:unhideWhenUsed/>
    <w:rsid w:val="00B518E0"/>
  </w:style>
  <w:style w:type="table" w:customStyle="1" w:styleId="Tabellenraster123">
    <w:name w:val="Tabellenraster123"/>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3">
    <w:name w:val="Table Grid173"/>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3">
    <w:name w:val="표 구분선743"/>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0">
    <w:name w:val="Table Grid223"/>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リストなし123"/>
    <w:next w:val="a4"/>
    <w:uiPriority w:val="99"/>
    <w:semiHidden/>
    <w:unhideWhenUsed/>
    <w:rsid w:val="00B518E0"/>
  </w:style>
  <w:style w:type="numbering" w:customStyle="1" w:styleId="NoList223">
    <w:name w:val="No List223"/>
    <w:next w:val="a4"/>
    <w:uiPriority w:val="99"/>
    <w:semiHidden/>
    <w:unhideWhenUsed/>
    <w:rsid w:val="00B518E0"/>
  </w:style>
  <w:style w:type="numbering" w:customStyle="1" w:styleId="LFO19123">
    <w:name w:val="LFO19123"/>
    <w:basedOn w:val="a4"/>
    <w:rsid w:val="00B518E0"/>
  </w:style>
  <w:style w:type="numbering" w:customStyle="1" w:styleId="LFO20123">
    <w:name w:val="LFO20123"/>
    <w:basedOn w:val="a4"/>
    <w:rsid w:val="00B518E0"/>
  </w:style>
  <w:style w:type="numbering" w:customStyle="1" w:styleId="LFO21123">
    <w:name w:val="LFO21123"/>
    <w:basedOn w:val="a4"/>
    <w:rsid w:val="00B518E0"/>
  </w:style>
  <w:style w:type="numbering" w:customStyle="1" w:styleId="LFO22123">
    <w:name w:val="LFO22123"/>
    <w:basedOn w:val="a4"/>
    <w:rsid w:val="00B518E0"/>
  </w:style>
  <w:style w:type="numbering" w:customStyle="1" w:styleId="LFO23123">
    <w:name w:val="LFO23123"/>
    <w:basedOn w:val="a4"/>
    <w:rsid w:val="00B518E0"/>
  </w:style>
  <w:style w:type="numbering" w:customStyle="1" w:styleId="NoList1223">
    <w:name w:val="No List1223"/>
    <w:next w:val="a4"/>
    <w:uiPriority w:val="99"/>
    <w:semiHidden/>
    <w:unhideWhenUsed/>
    <w:rsid w:val="00B518E0"/>
  </w:style>
  <w:style w:type="numbering" w:customStyle="1" w:styleId="NoList11223">
    <w:name w:val="No List11223"/>
    <w:next w:val="a4"/>
    <w:uiPriority w:val="99"/>
    <w:semiHidden/>
    <w:unhideWhenUsed/>
    <w:rsid w:val="00B518E0"/>
  </w:style>
  <w:style w:type="numbering" w:customStyle="1" w:styleId="NoList111133">
    <w:name w:val="No List111133"/>
    <w:next w:val="a4"/>
    <w:uiPriority w:val="99"/>
    <w:semiHidden/>
    <w:unhideWhenUsed/>
    <w:rsid w:val="00B518E0"/>
  </w:style>
  <w:style w:type="numbering" w:customStyle="1" w:styleId="KeineListe1123">
    <w:name w:val="Keine Liste1123"/>
    <w:next w:val="a4"/>
    <w:uiPriority w:val="99"/>
    <w:semiHidden/>
    <w:unhideWhenUsed/>
    <w:rsid w:val="00B518E0"/>
  </w:style>
  <w:style w:type="table" w:customStyle="1" w:styleId="TableGrid5123">
    <w:name w:val="Table Grid512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
    <w:name w:val="TableGrid23"/>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23">
    <w:name w:val="ECC Bullets23"/>
    <w:basedOn w:val="a4"/>
    <w:rsid w:val="00B518E0"/>
  </w:style>
  <w:style w:type="numbering" w:customStyle="1" w:styleId="ECCNumbers-Bullets23">
    <w:name w:val="ECC Numbers-Bullets23"/>
    <w:uiPriority w:val="99"/>
    <w:rsid w:val="00B518E0"/>
  </w:style>
  <w:style w:type="table" w:customStyle="1" w:styleId="ECCTable-redheader23">
    <w:name w:val="ECC Table - red header23"/>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23">
    <w:name w:val="Table Grid323"/>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3">
    <w:name w:val="Colorful Grid23"/>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23">
    <w:name w:val="Table Simple 123"/>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3">
    <w:name w:val="Colorful Grid - Accent 623"/>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23">
    <w:name w:val="ECC Table - white header23"/>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23">
    <w:name w:val="ECC Table - clean23"/>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3">
    <w:name w:val="No List323"/>
    <w:next w:val="a4"/>
    <w:uiPriority w:val="99"/>
    <w:semiHidden/>
    <w:unhideWhenUsed/>
    <w:rsid w:val="00B518E0"/>
  </w:style>
  <w:style w:type="table" w:customStyle="1" w:styleId="TableGrid423">
    <w:name w:val="Table Grid423"/>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3">
    <w:name w:val="표 구분선7123"/>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3">
    <w:name w:val="Table Grid612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3">
    <w:name w:val="Table Grid622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3">
    <w:name w:val="No List423"/>
    <w:next w:val="a4"/>
    <w:uiPriority w:val="99"/>
    <w:semiHidden/>
    <w:unhideWhenUsed/>
    <w:rsid w:val="00B518E0"/>
  </w:style>
  <w:style w:type="table" w:customStyle="1" w:styleId="TableGrid723">
    <w:name w:val="Table Grid723"/>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3">
    <w:name w:val="표 구분선7223"/>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3">
    <w:name w:val="Table Grid632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3">
    <w:name w:val="Table Grid1323"/>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3">
    <w:name w:val="Table Grid823"/>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0">
    <w:name w:val="彩色网格123"/>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23">
    <w:name w:val="Table Grid923"/>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3">
    <w:name w:val="No List1111123"/>
    <w:next w:val="a4"/>
    <w:uiPriority w:val="99"/>
    <w:semiHidden/>
    <w:unhideWhenUsed/>
    <w:rsid w:val="00B518E0"/>
  </w:style>
  <w:style w:type="table" w:customStyle="1" w:styleId="PlumTable23">
    <w:name w:val="Plum Table23"/>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23">
    <w:name w:val="Grille du tableau123"/>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3">
    <w:name w:val="Table Grid1023"/>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
    <w:name w:val="Table Grid183"/>
    <w:basedOn w:val="a3"/>
    <w:next w:val="af2"/>
    <w:uiPriority w:val="59"/>
    <w:rsid w:val="00B518E0"/>
    <w:pPr>
      <w:tabs>
        <w:tab w:val="left" w:pos="794"/>
        <w:tab w:val="left" w:pos="1191"/>
        <w:tab w:val="left" w:pos="1588"/>
        <w:tab w:val="left" w:pos="1985"/>
      </w:tabs>
      <w:overflowPunct w:val="0"/>
      <w:autoSpaceDE w:val="0"/>
      <w:autoSpaceDN w:val="0"/>
      <w:adjustRightInd w:val="0"/>
      <w:spacing w:before="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3">
    <w:name w:val="Table Grid54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5">
    <w:name w:val="Table Grid66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3">
    <w:name w:val="Table Grid193"/>
    <w:basedOn w:val="a3"/>
    <w:next w:val="af2"/>
    <w:uiPriority w:val="59"/>
    <w:qFormat/>
    <w:rsid w:val="00B518E0"/>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
    <w:name w:val="Table Grid203"/>
    <w:basedOn w:val="a3"/>
    <w:next w:val="af2"/>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3">
    <w:name w:val="No List11111113"/>
    <w:next w:val="a4"/>
    <w:uiPriority w:val="99"/>
    <w:semiHidden/>
    <w:unhideWhenUsed/>
    <w:rsid w:val="00B518E0"/>
  </w:style>
  <w:style w:type="table" w:customStyle="1" w:styleId="TableGrid6613">
    <w:name w:val="Table Grid6613"/>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a3"/>
    <w:next w:val="af2"/>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a4"/>
    <w:uiPriority w:val="99"/>
    <w:semiHidden/>
    <w:unhideWhenUsed/>
    <w:rsid w:val="00B518E0"/>
  </w:style>
  <w:style w:type="table" w:customStyle="1" w:styleId="TableGrid400">
    <w:name w:val="Table Grid40"/>
    <w:basedOn w:val="a3"/>
    <w:next w:val="af2"/>
    <w:qFormat/>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FO197">
    <w:name w:val="LFO197"/>
    <w:basedOn w:val="a4"/>
    <w:rsid w:val="00B518E0"/>
  </w:style>
  <w:style w:type="numbering" w:customStyle="1" w:styleId="LFO207">
    <w:name w:val="LFO207"/>
    <w:basedOn w:val="a4"/>
    <w:rsid w:val="00B518E0"/>
  </w:style>
  <w:style w:type="numbering" w:customStyle="1" w:styleId="LFO217">
    <w:name w:val="LFO217"/>
    <w:basedOn w:val="a4"/>
    <w:rsid w:val="00B518E0"/>
  </w:style>
  <w:style w:type="numbering" w:customStyle="1" w:styleId="LFO227">
    <w:name w:val="LFO227"/>
    <w:basedOn w:val="a4"/>
    <w:rsid w:val="00B518E0"/>
  </w:style>
  <w:style w:type="numbering" w:customStyle="1" w:styleId="LFO237">
    <w:name w:val="LFO237"/>
    <w:basedOn w:val="a4"/>
    <w:rsid w:val="00B518E0"/>
  </w:style>
  <w:style w:type="numbering" w:customStyle="1" w:styleId="NoList110">
    <w:name w:val="No List110"/>
    <w:next w:val="a4"/>
    <w:uiPriority w:val="99"/>
    <w:semiHidden/>
    <w:unhideWhenUsed/>
    <w:rsid w:val="00B518E0"/>
  </w:style>
  <w:style w:type="character" w:customStyle="1" w:styleId="CommentSubjectChar5">
    <w:name w:val="Comment Subject Char5"/>
    <w:rsid w:val="00B518E0"/>
    <w:rPr>
      <w:rFonts w:ascii="Times New Roman" w:eastAsiaTheme="minorEastAsia" w:hAnsi="Times New Roman"/>
      <w:b/>
      <w:bCs/>
      <w:lang w:val="en-GB"/>
    </w:rPr>
  </w:style>
  <w:style w:type="character" w:customStyle="1" w:styleId="BodyTextChar3">
    <w:name w:val="Body Text Char3"/>
    <w:basedOn w:val="a2"/>
    <w:rsid w:val="00B518E0"/>
    <w:rPr>
      <w:rFonts w:ascii="LMMNHP+BookmanOldStyle" w:eastAsia="바탕" w:hAnsi="LMMNHP+BookmanOldStyle"/>
      <w:color w:val="000000"/>
      <w:kern w:val="3"/>
      <w:sz w:val="24"/>
      <w:szCs w:val="24"/>
      <w:lang w:eastAsia="ja-JP"/>
    </w:rPr>
  </w:style>
  <w:style w:type="character" w:customStyle="1" w:styleId="BodyTextFirstIndentChar2">
    <w:name w:val="Body Text First Indent Char2"/>
    <w:basedOn w:val="BodyTextChar1"/>
    <w:rsid w:val="00B518E0"/>
    <w:rPr>
      <w:rFonts w:ascii="Arial" w:eastAsia="SimSun" w:hAnsi="Arial"/>
      <w:kern w:val="3"/>
      <w:sz w:val="21"/>
      <w:szCs w:val="21"/>
      <w:lang w:val="en-GB" w:eastAsia="en-US"/>
    </w:rPr>
  </w:style>
  <w:style w:type="table" w:customStyle="1" w:styleId="TableGrid119">
    <w:name w:val="Table Grid119"/>
    <w:basedOn w:val="a3"/>
    <w:next w:val="af2"/>
    <w:uiPriority w:val="99"/>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ocumentMapChar3">
    <w:name w:val="Document Map Char3"/>
    <w:basedOn w:val="a2"/>
    <w:rsid w:val="00B518E0"/>
    <w:rPr>
      <w:rFonts w:ascii="MS UI Gothic" w:eastAsia="MS UI Gothic" w:hAnsi="MS UI Gothic"/>
      <w:sz w:val="18"/>
      <w:szCs w:val="18"/>
      <w:lang w:val="en-GB" w:eastAsia="en-US"/>
    </w:rPr>
  </w:style>
  <w:style w:type="table" w:customStyle="1" w:styleId="TableGrid58">
    <w:name w:val="Table Grid58"/>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0">
    <w:name w:val="Table Grid610"/>
    <w:basedOn w:val="a3"/>
    <w:next w:val="af2"/>
    <w:uiPriority w:val="59"/>
    <w:qFormat/>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
    <w:name w:val="No List118"/>
    <w:next w:val="a4"/>
    <w:uiPriority w:val="99"/>
    <w:unhideWhenUsed/>
    <w:rsid w:val="00B518E0"/>
  </w:style>
  <w:style w:type="character" w:customStyle="1" w:styleId="BodyTextIndent2Char2">
    <w:name w:val="Body Text Indent 2 Char2"/>
    <w:basedOn w:val="a2"/>
    <w:rsid w:val="00B518E0"/>
    <w:rPr>
      <w:rFonts w:ascii="Times New Roman" w:eastAsia="바탕" w:hAnsi="Times New Roman"/>
      <w:sz w:val="24"/>
      <w:szCs w:val="24"/>
      <w:lang w:val="en-GB" w:eastAsia="en-US"/>
    </w:rPr>
  </w:style>
  <w:style w:type="numbering" w:customStyle="1" w:styleId="NoList1117">
    <w:name w:val="No List1117"/>
    <w:next w:val="a4"/>
    <w:uiPriority w:val="99"/>
    <w:unhideWhenUsed/>
    <w:rsid w:val="00B518E0"/>
  </w:style>
  <w:style w:type="numbering" w:customStyle="1" w:styleId="KeineListe17">
    <w:name w:val="Keine Liste17"/>
    <w:next w:val="a4"/>
    <w:uiPriority w:val="99"/>
    <w:semiHidden/>
    <w:unhideWhenUsed/>
    <w:rsid w:val="00B518E0"/>
  </w:style>
  <w:style w:type="table" w:customStyle="1" w:styleId="Tabellenraster16">
    <w:name w:val="Tabellenraster16"/>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IndentChar2">
    <w:name w:val="Normal Indent Char2"/>
    <w:basedOn w:val="a2"/>
    <w:rsid w:val="00B518E0"/>
    <w:rPr>
      <w:rFonts w:ascii="Times New Roman" w:hAnsi="Times New Roman"/>
      <w:sz w:val="24"/>
      <w:lang w:val="en-GB" w:eastAsia="en-US"/>
    </w:rPr>
  </w:style>
  <w:style w:type="character" w:customStyle="1" w:styleId="CommentTextChar5">
    <w:name w:val="Comment Text Char5"/>
    <w:basedOn w:val="a2"/>
    <w:uiPriority w:val="99"/>
    <w:rsid w:val="00B518E0"/>
    <w:rPr>
      <w:rFonts w:ascii="Times New Roman" w:eastAsiaTheme="minorEastAsia" w:hAnsi="Times New Roman"/>
      <w:lang w:val="en-GB"/>
    </w:rPr>
  </w:style>
  <w:style w:type="character" w:customStyle="1" w:styleId="BodyText2Char3">
    <w:name w:val="Body Text 2 Char3"/>
    <w:basedOn w:val="a2"/>
    <w:rsid w:val="00B518E0"/>
    <w:rPr>
      <w:rFonts w:ascii="Times New Roman" w:eastAsia="SimSun" w:hAnsi="Times New Roman"/>
      <w:sz w:val="24"/>
      <w:lang w:eastAsia="en-US"/>
    </w:rPr>
  </w:style>
  <w:style w:type="character" w:customStyle="1" w:styleId="BodyTextIndentChar3">
    <w:name w:val="Body Text Indent Char3"/>
    <w:basedOn w:val="a2"/>
    <w:rsid w:val="00B518E0"/>
    <w:rPr>
      <w:rFonts w:ascii="Times New Roman" w:eastAsia="SimSun" w:hAnsi="Times New Roman"/>
      <w:sz w:val="24"/>
      <w:lang w:val="en-GB" w:eastAsia="en-US"/>
    </w:rPr>
  </w:style>
  <w:style w:type="character" w:customStyle="1" w:styleId="EndnoteTextChar3">
    <w:name w:val="Endnote Text Char3"/>
    <w:basedOn w:val="a2"/>
    <w:uiPriority w:val="99"/>
    <w:rsid w:val="00B518E0"/>
    <w:rPr>
      <w:rFonts w:ascii="Times New Roman" w:eastAsiaTheme="minorEastAsia" w:hAnsi="Times New Roman"/>
      <w:lang w:val="fr-FR" w:eastAsia="en-US"/>
    </w:rPr>
  </w:style>
  <w:style w:type="character" w:customStyle="1" w:styleId="BalloonTextChar5">
    <w:name w:val="Balloon Text Char5"/>
    <w:basedOn w:val="a2"/>
    <w:uiPriority w:val="99"/>
    <w:rsid w:val="00B518E0"/>
    <w:rPr>
      <w:rFonts w:ascii="Tahoma" w:eastAsiaTheme="minorEastAsia" w:hAnsi="Tahoma" w:cs="Tahoma"/>
      <w:sz w:val="16"/>
      <w:szCs w:val="16"/>
      <w:lang w:val="en-GB" w:eastAsia="en-US"/>
    </w:rPr>
  </w:style>
  <w:style w:type="table" w:customStyle="1" w:styleId="78">
    <w:name w:val="표 구분선78"/>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a3"/>
    <w:next w:val="af2"/>
    <w:uiPriority w:val="9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リストなし16"/>
    <w:next w:val="a4"/>
    <w:uiPriority w:val="99"/>
    <w:semiHidden/>
    <w:unhideWhenUsed/>
    <w:rsid w:val="00B518E0"/>
  </w:style>
  <w:style w:type="numbering" w:customStyle="1" w:styleId="NoList26">
    <w:name w:val="No List26"/>
    <w:next w:val="a4"/>
    <w:uiPriority w:val="99"/>
    <w:semiHidden/>
    <w:unhideWhenUsed/>
    <w:rsid w:val="00B518E0"/>
  </w:style>
  <w:style w:type="numbering" w:customStyle="1" w:styleId="LFO1916">
    <w:name w:val="LFO1916"/>
    <w:basedOn w:val="a4"/>
    <w:rsid w:val="00B518E0"/>
  </w:style>
  <w:style w:type="numbering" w:customStyle="1" w:styleId="LFO2016">
    <w:name w:val="LFO2016"/>
    <w:basedOn w:val="a4"/>
    <w:rsid w:val="00B518E0"/>
  </w:style>
  <w:style w:type="numbering" w:customStyle="1" w:styleId="LFO2116">
    <w:name w:val="LFO2116"/>
    <w:basedOn w:val="a4"/>
    <w:rsid w:val="00B518E0"/>
  </w:style>
  <w:style w:type="numbering" w:customStyle="1" w:styleId="LFO2216">
    <w:name w:val="LFO2216"/>
    <w:basedOn w:val="a4"/>
    <w:rsid w:val="00B518E0"/>
  </w:style>
  <w:style w:type="numbering" w:customStyle="1" w:styleId="LFO2316">
    <w:name w:val="LFO2316"/>
    <w:basedOn w:val="a4"/>
    <w:rsid w:val="00B518E0"/>
  </w:style>
  <w:style w:type="numbering" w:customStyle="1" w:styleId="NoList126">
    <w:name w:val="No List126"/>
    <w:next w:val="a4"/>
    <w:uiPriority w:val="99"/>
    <w:semiHidden/>
    <w:unhideWhenUsed/>
    <w:rsid w:val="00B518E0"/>
  </w:style>
  <w:style w:type="numbering" w:customStyle="1" w:styleId="NoList1126">
    <w:name w:val="No List1126"/>
    <w:next w:val="a4"/>
    <w:uiPriority w:val="99"/>
    <w:semiHidden/>
    <w:unhideWhenUsed/>
    <w:rsid w:val="00B518E0"/>
  </w:style>
  <w:style w:type="numbering" w:customStyle="1" w:styleId="NoList11117">
    <w:name w:val="No List11117"/>
    <w:next w:val="a4"/>
    <w:uiPriority w:val="99"/>
    <w:unhideWhenUsed/>
    <w:rsid w:val="00B518E0"/>
  </w:style>
  <w:style w:type="numbering" w:customStyle="1" w:styleId="KeineListe116">
    <w:name w:val="Keine Liste116"/>
    <w:next w:val="a4"/>
    <w:uiPriority w:val="99"/>
    <w:semiHidden/>
    <w:unhideWhenUsed/>
    <w:rsid w:val="00B518E0"/>
  </w:style>
  <w:style w:type="table" w:customStyle="1" w:styleId="TableGrid516">
    <w:name w:val="Table Grid51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
    <w:name w:val="TableGrid6"/>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6">
    <w:name w:val="ECC Bullets6"/>
    <w:basedOn w:val="a4"/>
    <w:rsid w:val="00B518E0"/>
  </w:style>
  <w:style w:type="numbering" w:customStyle="1" w:styleId="ECCNumbers-Bullets6">
    <w:name w:val="ECC Numbers-Bullets6"/>
    <w:uiPriority w:val="99"/>
    <w:rsid w:val="00B518E0"/>
  </w:style>
  <w:style w:type="table" w:customStyle="1" w:styleId="ECCTable-redheader6">
    <w:name w:val="ECC Table - red header6"/>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10">
    <w:name w:val="Table Grid310"/>
    <w:basedOn w:val="a3"/>
    <w:next w:val="af2"/>
    <w:rsid w:val="00B518E0"/>
    <w:pPr>
      <w:jc w:val="both"/>
    </w:pPr>
    <w:rPr>
      <w:rFonts w:ascii="Arial" w:eastAsiaTheme="minorEastAsia"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6">
    <w:name w:val="Colorful Grid6"/>
    <w:basedOn w:val="a3"/>
    <w:next w:val="affffa"/>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6">
    <w:name w:val="Table Simple 16"/>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Theme="minorEastAsia"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6">
    <w:name w:val="Colorful Grid - Accent 66"/>
    <w:basedOn w:val="a3"/>
    <w:next w:val="-60"/>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6">
    <w:name w:val="ECC Table - white header6"/>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6">
    <w:name w:val="ECC Table - clean6"/>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6">
    <w:name w:val="No List36"/>
    <w:next w:val="a4"/>
    <w:uiPriority w:val="99"/>
    <w:semiHidden/>
    <w:unhideWhenUsed/>
    <w:rsid w:val="00B518E0"/>
  </w:style>
  <w:style w:type="table" w:customStyle="1" w:styleId="TableGrid46">
    <w:name w:val="Table Grid46"/>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6">
    <w:name w:val="표 구분선716"/>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6">
    <w:name w:val="Table Grid61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6">
    <w:name w:val="Table Grid62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a4"/>
    <w:uiPriority w:val="99"/>
    <w:semiHidden/>
    <w:unhideWhenUsed/>
    <w:rsid w:val="00B518E0"/>
  </w:style>
  <w:style w:type="table" w:customStyle="1" w:styleId="TableGrid76">
    <w:name w:val="Table Grid76"/>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6">
    <w:name w:val="표 구분선726"/>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6">
    <w:name w:val="Table Grid63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60">
    <w:name w:val="Table Grid136"/>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6">
    <w:name w:val="Table Grid86"/>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彩色网格16"/>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6">
    <w:name w:val="Table Grid96"/>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6">
    <w:name w:val="No List111116"/>
    <w:next w:val="a4"/>
    <w:uiPriority w:val="99"/>
    <w:unhideWhenUsed/>
    <w:rsid w:val="00B518E0"/>
  </w:style>
  <w:style w:type="paragraph" w:customStyle="1" w:styleId="headingb0">
    <w:name w:val="heading_b"/>
    <w:basedOn w:val="3"/>
    <w:next w:val="a1"/>
    <w:rsid w:val="00B518E0"/>
    <w:pPr>
      <w:tabs>
        <w:tab w:val="clear" w:pos="1871"/>
        <w:tab w:val="clear" w:pos="2268"/>
        <w:tab w:val="left" w:pos="2127"/>
        <w:tab w:val="left" w:pos="2410"/>
        <w:tab w:val="left" w:pos="2921"/>
        <w:tab w:val="left" w:pos="3261"/>
      </w:tabs>
      <w:suppressAutoHyphens/>
      <w:overflowPunct/>
      <w:autoSpaceDE/>
      <w:adjustRightInd/>
      <w:spacing w:before="160"/>
      <w:textAlignment w:val="auto"/>
    </w:pPr>
    <w:rPr>
      <w:rFonts w:eastAsia="MS Mincho"/>
    </w:rPr>
  </w:style>
  <w:style w:type="character" w:customStyle="1" w:styleId="TitleChar3">
    <w:name w:val="Title Char3"/>
    <w:basedOn w:val="a2"/>
    <w:rsid w:val="00B518E0"/>
    <w:rPr>
      <w:rFonts w:ascii="Cambria" w:eastAsia="SimSun" w:hAnsi="Cambria"/>
      <w:b/>
      <w:bCs/>
      <w:sz w:val="32"/>
      <w:szCs w:val="32"/>
      <w:lang w:eastAsia="en-US"/>
    </w:rPr>
  </w:style>
  <w:style w:type="table" w:customStyle="1" w:styleId="PlumTable6">
    <w:name w:val="Plum Table6"/>
    <w:basedOn w:val="a3"/>
    <w:rsid w:val="00B518E0"/>
    <w:pPr>
      <w:spacing w:line="185" w:lineRule="auto"/>
    </w:pPr>
    <w:rPr>
      <w:rFonts w:asciiTheme="minorHAnsi" w:eastAsiaTheme="minorEastAsia"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6">
    <w:name w:val="Grille du tableau16"/>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6">
    <w:name w:val="Table Grid106"/>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4">
    <w:name w:val="No List54"/>
    <w:next w:val="a4"/>
    <w:uiPriority w:val="99"/>
    <w:semiHidden/>
    <w:unhideWhenUsed/>
    <w:rsid w:val="00B518E0"/>
  </w:style>
  <w:style w:type="numbering" w:customStyle="1" w:styleId="LFO1924">
    <w:name w:val="LFO1924"/>
    <w:basedOn w:val="a4"/>
    <w:rsid w:val="00B518E0"/>
  </w:style>
  <w:style w:type="numbering" w:customStyle="1" w:styleId="LFO2024">
    <w:name w:val="LFO2024"/>
    <w:basedOn w:val="a4"/>
    <w:rsid w:val="00B518E0"/>
  </w:style>
  <w:style w:type="numbering" w:customStyle="1" w:styleId="LFO2124">
    <w:name w:val="LFO2124"/>
    <w:basedOn w:val="a4"/>
    <w:rsid w:val="00B518E0"/>
  </w:style>
  <w:style w:type="numbering" w:customStyle="1" w:styleId="LFO2224">
    <w:name w:val="LFO2224"/>
    <w:basedOn w:val="a4"/>
    <w:rsid w:val="00B518E0"/>
  </w:style>
  <w:style w:type="numbering" w:customStyle="1" w:styleId="LFO2324">
    <w:name w:val="LFO2324"/>
    <w:basedOn w:val="a4"/>
    <w:rsid w:val="00B518E0"/>
  </w:style>
  <w:style w:type="numbering" w:customStyle="1" w:styleId="NoList134">
    <w:name w:val="No List134"/>
    <w:next w:val="a4"/>
    <w:uiPriority w:val="99"/>
    <w:semiHidden/>
    <w:unhideWhenUsed/>
    <w:rsid w:val="00B518E0"/>
  </w:style>
  <w:style w:type="table" w:customStyle="1" w:styleId="TableGrid144">
    <w:name w:val="Table Grid144"/>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4">
    <w:name w:val="Table Grid524"/>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4">
    <w:name w:val="Table Grid644"/>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4">
    <w:name w:val="No List1134"/>
    <w:next w:val="a4"/>
    <w:uiPriority w:val="99"/>
    <w:semiHidden/>
    <w:unhideWhenUsed/>
    <w:rsid w:val="00B518E0"/>
  </w:style>
  <w:style w:type="numbering" w:customStyle="1" w:styleId="NoList11124">
    <w:name w:val="No List11124"/>
    <w:next w:val="a4"/>
    <w:uiPriority w:val="99"/>
    <w:semiHidden/>
    <w:unhideWhenUsed/>
    <w:rsid w:val="00B518E0"/>
  </w:style>
  <w:style w:type="numbering" w:customStyle="1" w:styleId="KeineListe124">
    <w:name w:val="Keine Liste124"/>
    <w:next w:val="a4"/>
    <w:uiPriority w:val="99"/>
    <w:semiHidden/>
    <w:unhideWhenUsed/>
    <w:rsid w:val="00B518E0"/>
  </w:style>
  <w:style w:type="table" w:customStyle="1" w:styleId="Tabellenraster114">
    <w:name w:val="Tabellenraster114"/>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4">
    <w:name w:val="표 구분선734"/>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6">
    <w:name w:val="Table Grid216"/>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0">
    <w:name w:val="リストなし114"/>
    <w:next w:val="a4"/>
    <w:uiPriority w:val="99"/>
    <w:semiHidden/>
    <w:unhideWhenUsed/>
    <w:rsid w:val="00B518E0"/>
  </w:style>
  <w:style w:type="numbering" w:customStyle="1" w:styleId="NoList214">
    <w:name w:val="No List214"/>
    <w:next w:val="a4"/>
    <w:uiPriority w:val="99"/>
    <w:semiHidden/>
    <w:unhideWhenUsed/>
    <w:rsid w:val="00B518E0"/>
  </w:style>
  <w:style w:type="numbering" w:customStyle="1" w:styleId="LFO19114">
    <w:name w:val="LFO19114"/>
    <w:basedOn w:val="a4"/>
    <w:rsid w:val="00B518E0"/>
  </w:style>
  <w:style w:type="numbering" w:customStyle="1" w:styleId="LFO20114">
    <w:name w:val="LFO20114"/>
    <w:basedOn w:val="a4"/>
    <w:rsid w:val="00B518E0"/>
  </w:style>
  <w:style w:type="numbering" w:customStyle="1" w:styleId="LFO21114">
    <w:name w:val="LFO21114"/>
    <w:basedOn w:val="a4"/>
    <w:rsid w:val="00B518E0"/>
  </w:style>
  <w:style w:type="numbering" w:customStyle="1" w:styleId="LFO22114">
    <w:name w:val="LFO22114"/>
    <w:basedOn w:val="a4"/>
    <w:rsid w:val="00B518E0"/>
  </w:style>
  <w:style w:type="numbering" w:customStyle="1" w:styleId="LFO23114">
    <w:name w:val="LFO23114"/>
    <w:basedOn w:val="a4"/>
    <w:rsid w:val="00B518E0"/>
  </w:style>
  <w:style w:type="numbering" w:customStyle="1" w:styleId="NoList1214">
    <w:name w:val="No List1214"/>
    <w:next w:val="a4"/>
    <w:uiPriority w:val="99"/>
    <w:semiHidden/>
    <w:unhideWhenUsed/>
    <w:rsid w:val="00B518E0"/>
  </w:style>
  <w:style w:type="numbering" w:customStyle="1" w:styleId="NoList11214">
    <w:name w:val="No List11214"/>
    <w:next w:val="a4"/>
    <w:uiPriority w:val="99"/>
    <w:semiHidden/>
    <w:unhideWhenUsed/>
    <w:rsid w:val="00B518E0"/>
  </w:style>
  <w:style w:type="numbering" w:customStyle="1" w:styleId="NoList111124">
    <w:name w:val="No List111124"/>
    <w:next w:val="a4"/>
    <w:uiPriority w:val="99"/>
    <w:semiHidden/>
    <w:unhideWhenUsed/>
    <w:rsid w:val="00B518E0"/>
  </w:style>
  <w:style w:type="numbering" w:customStyle="1" w:styleId="KeineListe1114">
    <w:name w:val="Keine Liste1114"/>
    <w:next w:val="a4"/>
    <w:uiPriority w:val="99"/>
    <w:semiHidden/>
    <w:unhideWhenUsed/>
    <w:rsid w:val="00B518E0"/>
  </w:style>
  <w:style w:type="table" w:customStyle="1" w:styleId="TableGrid5114">
    <w:name w:val="Table Grid511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Grid14"/>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14">
    <w:name w:val="ECC Bullets14"/>
    <w:basedOn w:val="a4"/>
    <w:rsid w:val="00B518E0"/>
  </w:style>
  <w:style w:type="numbering" w:customStyle="1" w:styleId="ECCNumbers-Bullets14">
    <w:name w:val="ECC Numbers-Bullets14"/>
    <w:uiPriority w:val="99"/>
    <w:rsid w:val="00B518E0"/>
  </w:style>
  <w:style w:type="table" w:customStyle="1" w:styleId="ECCTable-redheader14">
    <w:name w:val="ECC Table - red header14"/>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14">
    <w:name w:val="Table Grid314"/>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4">
    <w:name w:val="Colorful Grid14"/>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14">
    <w:name w:val="Table Simple 114"/>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4">
    <w:name w:val="Colorful Grid - Accent 614"/>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14">
    <w:name w:val="ECC Table - white header14"/>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14">
    <w:name w:val="ECC Table - clean14"/>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4">
    <w:name w:val="No List314"/>
    <w:next w:val="a4"/>
    <w:uiPriority w:val="99"/>
    <w:semiHidden/>
    <w:unhideWhenUsed/>
    <w:rsid w:val="00B518E0"/>
  </w:style>
  <w:style w:type="table" w:customStyle="1" w:styleId="TableGrid414">
    <w:name w:val="Table Grid414"/>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4">
    <w:name w:val="표 구분선7114"/>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
    <w:name w:val="Table Grid1214"/>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4">
    <w:name w:val="Table Grid621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4">
    <w:name w:val="No List414"/>
    <w:next w:val="a4"/>
    <w:uiPriority w:val="99"/>
    <w:semiHidden/>
    <w:unhideWhenUsed/>
    <w:rsid w:val="00B518E0"/>
  </w:style>
  <w:style w:type="table" w:customStyle="1" w:styleId="TableGrid714">
    <w:name w:val="Table Grid714"/>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4">
    <w:name w:val="표 구분선7214"/>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4">
    <w:name w:val="Table Grid631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4">
    <w:name w:val="Table Grid1314"/>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
    <w:name w:val="彩色网格114"/>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14">
    <w:name w:val="Table Grid914"/>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5">
    <w:name w:val="No List1111115"/>
    <w:next w:val="a4"/>
    <w:uiPriority w:val="99"/>
    <w:semiHidden/>
    <w:unhideWhenUsed/>
    <w:rsid w:val="00B518E0"/>
  </w:style>
  <w:style w:type="table" w:customStyle="1" w:styleId="PlumTable14">
    <w:name w:val="Plum Table14"/>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14">
    <w:name w:val="Grille du tableau114"/>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4">
    <w:name w:val="Table Grid1014"/>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a4"/>
    <w:uiPriority w:val="99"/>
    <w:semiHidden/>
    <w:unhideWhenUsed/>
    <w:rsid w:val="00B518E0"/>
  </w:style>
  <w:style w:type="numbering" w:customStyle="1" w:styleId="LFO1934">
    <w:name w:val="LFO1934"/>
    <w:basedOn w:val="a4"/>
    <w:rsid w:val="00B518E0"/>
  </w:style>
  <w:style w:type="numbering" w:customStyle="1" w:styleId="LFO2034">
    <w:name w:val="LFO2034"/>
    <w:basedOn w:val="a4"/>
    <w:rsid w:val="00B518E0"/>
  </w:style>
  <w:style w:type="numbering" w:customStyle="1" w:styleId="LFO2134">
    <w:name w:val="LFO2134"/>
    <w:basedOn w:val="a4"/>
    <w:rsid w:val="00B518E0"/>
  </w:style>
  <w:style w:type="numbering" w:customStyle="1" w:styleId="LFO2234">
    <w:name w:val="LFO2234"/>
    <w:basedOn w:val="a4"/>
    <w:rsid w:val="00B518E0"/>
  </w:style>
  <w:style w:type="numbering" w:customStyle="1" w:styleId="LFO2334">
    <w:name w:val="LFO2334"/>
    <w:basedOn w:val="a4"/>
    <w:rsid w:val="00B518E0"/>
  </w:style>
  <w:style w:type="numbering" w:customStyle="1" w:styleId="NoList144">
    <w:name w:val="No List144"/>
    <w:next w:val="a4"/>
    <w:uiPriority w:val="99"/>
    <w:semiHidden/>
    <w:unhideWhenUsed/>
    <w:rsid w:val="00B518E0"/>
  </w:style>
  <w:style w:type="table" w:customStyle="1" w:styleId="TableGrid164">
    <w:name w:val="Table Grid164"/>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4">
    <w:name w:val="Table Grid534"/>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4">
    <w:name w:val="Table Grid654"/>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 Grid1124"/>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4">
    <w:name w:val="No List1144"/>
    <w:next w:val="a4"/>
    <w:uiPriority w:val="99"/>
    <w:semiHidden/>
    <w:unhideWhenUsed/>
    <w:rsid w:val="00B518E0"/>
  </w:style>
  <w:style w:type="numbering" w:customStyle="1" w:styleId="NoList11134">
    <w:name w:val="No List11134"/>
    <w:next w:val="a4"/>
    <w:uiPriority w:val="99"/>
    <w:semiHidden/>
    <w:unhideWhenUsed/>
    <w:rsid w:val="00B518E0"/>
  </w:style>
  <w:style w:type="numbering" w:customStyle="1" w:styleId="KeineListe134">
    <w:name w:val="Keine Liste134"/>
    <w:next w:val="a4"/>
    <w:uiPriority w:val="99"/>
    <w:semiHidden/>
    <w:unhideWhenUsed/>
    <w:rsid w:val="00B518E0"/>
  </w:style>
  <w:style w:type="table" w:customStyle="1" w:styleId="Tabellenraster124">
    <w:name w:val="Tabellenraster124"/>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4">
    <w:name w:val="Table Grid174"/>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4">
    <w:name w:val="표 구분선744"/>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4">
    <w:name w:val="リストなし124"/>
    <w:next w:val="a4"/>
    <w:uiPriority w:val="99"/>
    <w:semiHidden/>
    <w:unhideWhenUsed/>
    <w:rsid w:val="00B518E0"/>
  </w:style>
  <w:style w:type="numbering" w:customStyle="1" w:styleId="NoList224">
    <w:name w:val="No List224"/>
    <w:next w:val="a4"/>
    <w:uiPriority w:val="99"/>
    <w:semiHidden/>
    <w:unhideWhenUsed/>
    <w:rsid w:val="00B518E0"/>
  </w:style>
  <w:style w:type="numbering" w:customStyle="1" w:styleId="LFO19124">
    <w:name w:val="LFO19124"/>
    <w:basedOn w:val="a4"/>
    <w:rsid w:val="00B518E0"/>
  </w:style>
  <w:style w:type="numbering" w:customStyle="1" w:styleId="LFO20124">
    <w:name w:val="LFO20124"/>
    <w:basedOn w:val="a4"/>
    <w:rsid w:val="00B518E0"/>
  </w:style>
  <w:style w:type="numbering" w:customStyle="1" w:styleId="LFO21124">
    <w:name w:val="LFO21124"/>
    <w:basedOn w:val="a4"/>
    <w:rsid w:val="00B518E0"/>
  </w:style>
  <w:style w:type="numbering" w:customStyle="1" w:styleId="LFO22124">
    <w:name w:val="LFO22124"/>
    <w:basedOn w:val="a4"/>
    <w:rsid w:val="00B518E0"/>
  </w:style>
  <w:style w:type="numbering" w:customStyle="1" w:styleId="LFO23124">
    <w:name w:val="LFO23124"/>
    <w:basedOn w:val="a4"/>
    <w:rsid w:val="00B518E0"/>
  </w:style>
  <w:style w:type="numbering" w:customStyle="1" w:styleId="NoList1224">
    <w:name w:val="No List1224"/>
    <w:next w:val="a4"/>
    <w:uiPriority w:val="99"/>
    <w:semiHidden/>
    <w:unhideWhenUsed/>
    <w:rsid w:val="00B518E0"/>
  </w:style>
  <w:style w:type="numbering" w:customStyle="1" w:styleId="NoList11224">
    <w:name w:val="No List11224"/>
    <w:next w:val="a4"/>
    <w:uiPriority w:val="99"/>
    <w:semiHidden/>
    <w:unhideWhenUsed/>
    <w:rsid w:val="00B518E0"/>
  </w:style>
  <w:style w:type="numbering" w:customStyle="1" w:styleId="NoList111134">
    <w:name w:val="No List111134"/>
    <w:next w:val="a4"/>
    <w:uiPriority w:val="99"/>
    <w:semiHidden/>
    <w:unhideWhenUsed/>
    <w:rsid w:val="00B518E0"/>
  </w:style>
  <w:style w:type="numbering" w:customStyle="1" w:styleId="KeineListe1124">
    <w:name w:val="Keine Liste1124"/>
    <w:next w:val="a4"/>
    <w:uiPriority w:val="99"/>
    <w:semiHidden/>
    <w:unhideWhenUsed/>
    <w:rsid w:val="00B518E0"/>
  </w:style>
  <w:style w:type="table" w:customStyle="1" w:styleId="TableGrid5124">
    <w:name w:val="Table Grid512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0">
    <w:name w:val="TableGrid24"/>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24">
    <w:name w:val="ECC Bullets24"/>
    <w:basedOn w:val="a4"/>
    <w:rsid w:val="00B518E0"/>
  </w:style>
  <w:style w:type="numbering" w:customStyle="1" w:styleId="ECCNumbers-Bullets24">
    <w:name w:val="ECC Numbers-Bullets24"/>
    <w:uiPriority w:val="99"/>
    <w:rsid w:val="00B518E0"/>
  </w:style>
  <w:style w:type="table" w:customStyle="1" w:styleId="ECCTable-redheader24">
    <w:name w:val="ECC Table - red header24"/>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24">
    <w:name w:val="Table Grid324"/>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4">
    <w:name w:val="Colorful Grid24"/>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24">
    <w:name w:val="Table Simple 124"/>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4">
    <w:name w:val="Colorful Grid - Accent 624"/>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24">
    <w:name w:val="ECC Table - white header24"/>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24">
    <w:name w:val="ECC Table - clean24"/>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4">
    <w:name w:val="No List324"/>
    <w:next w:val="a4"/>
    <w:uiPriority w:val="99"/>
    <w:semiHidden/>
    <w:unhideWhenUsed/>
    <w:rsid w:val="00B518E0"/>
  </w:style>
  <w:style w:type="table" w:customStyle="1" w:styleId="TableGrid424">
    <w:name w:val="Table Grid424"/>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4">
    <w:name w:val="표 구분선7124"/>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4">
    <w:name w:val="Table Grid612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4">
    <w:name w:val="Table Grid622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4">
    <w:name w:val="No List424"/>
    <w:next w:val="a4"/>
    <w:uiPriority w:val="99"/>
    <w:semiHidden/>
    <w:unhideWhenUsed/>
    <w:rsid w:val="00B518E0"/>
  </w:style>
  <w:style w:type="table" w:customStyle="1" w:styleId="TableGrid724">
    <w:name w:val="Table Grid724"/>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4">
    <w:name w:val="표 구분선7224"/>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4">
    <w:name w:val="Table Grid632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4">
    <w:name w:val="Table Grid1324"/>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4">
    <w:name w:val="Table Grid824"/>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0">
    <w:name w:val="彩色网格124"/>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24">
    <w:name w:val="Table Grid924"/>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4">
    <w:name w:val="No List1111124"/>
    <w:next w:val="a4"/>
    <w:uiPriority w:val="99"/>
    <w:semiHidden/>
    <w:unhideWhenUsed/>
    <w:rsid w:val="00B518E0"/>
  </w:style>
  <w:style w:type="table" w:customStyle="1" w:styleId="PlumTable24">
    <w:name w:val="Plum Table24"/>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24">
    <w:name w:val="Grille du tableau124"/>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4">
    <w:name w:val="Table Grid1024"/>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4">
    <w:name w:val="Table Grid184"/>
    <w:basedOn w:val="a3"/>
    <w:next w:val="af2"/>
    <w:uiPriority w:val="59"/>
    <w:rsid w:val="00B518E0"/>
    <w:pPr>
      <w:tabs>
        <w:tab w:val="left" w:pos="794"/>
        <w:tab w:val="left" w:pos="1191"/>
        <w:tab w:val="left" w:pos="1588"/>
        <w:tab w:val="left" w:pos="1985"/>
      </w:tabs>
      <w:overflowPunct w:val="0"/>
      <w:autoSpaceDE w:val="0"/>
      <w:autoSpaceDN w:val="0"/>
      <w:adjustRightInd w:val="0"/>
      <w:spacing w:before="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4">
    <w:name w:val="Table Grid544"/>
    <w:basedOn w:val="a3"/>
    <w:next w:val="af2"/>
    <w:uiPriority w:val="59"/>
    <w:qFormat/>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6">
    <w:name w:val="Table Grid666"/>
    <w:basedOn w:val="a3"/>
    <w:next w:val="af2"/>
    <w:uiPriority w:val="59"/>
    <w:qFormat/>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4">
    <w:name w:val="Table Grid194"/>
    <w:basedOn w:val="a3"/>
    <w:next w:val="af2"/>
    <w:uiPriority w:val="59"/>
    <w:qFormat/>
    <w:rsid w:val="00B518E0"/>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4">
    <w:name w:val="Table Grid204"/>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2">
    <w:name w:val="List Paragraph Char2"/>
    <w:uiPriority w:val="99"/>
    <w:locked/>
    <w:rsid w:val="00B518E0"/>
    <w:rPr>
      <w:rFonts w:ascii="Times New Roman" w:eastAsiaTheme="minorEastAsia" w:hAnsi="Times New Roman"/>
      <w:sz w:val="24"/>
      <w:lang w:val="en-GB" w:eastAsia="en-US"/>
    </w:rPr>
  </w:style>
  <w:style w:type="table" w:customStyle="1" w:styleId="1ff7">
    <w:name w:val="网格型浅色1"/>
    <w:basedOn w:val="a3"/>
    <w:uiPriority w:val="40"/>
    <w:rsid w:val="00B518E0"/>
    <w:rPr>
      <w:rFonts w:asciiTheme="minorHAnsi" w:eastAsiaTheme="minorEastAsia" w:hAnsiTheme="minorHAnsi" w:cstheme="minorBidi"/>
      <w:kern w:val="2"/>
      <w:sz w:val="21"/>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NoList11111114">
    <w:name w:val="No List11111114"/>
    <w:next w:val="a4"/>
    <w:uiPriority w:val="99"/>
    <w:semiHidden/>
    <w:unhideWhenUsed/>
    <w:rsid w:val="00B518E0"/>
  </w:style>
  <w:style w:type="table" w:customStyle="1" w:styleId="TableGrid6614">
    <w:name w:val="Table Grid6614"/>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cNoChar">
    <w:name w:val="Rec_No Char"/>
    <w:link w:val="RecNo"/>
    <w:uiPriority w:val="99"/>
    <w:locked/>
    <w:rsid w:val="00B518E0"/>
    <w:rPr>
      <w:rFonts w:ascii="Times New Roman" w:hAnsi="Times New Roman"/>
      <w:caps/>
      <w:sz w:val="28"/>
      <w:lang w:val="en-GB" w:eastAsia="en-US"/>
    </w:rPr>
  </w:style>
  <w:style w:type="character" w:customStyle="1" w:styleId="Chare">
    <w:name w:val="간격 없음 Char"/>
    <w:link w:val="aff"/>
    <w:uiPriority w:val="1"/>
    <w:locked/>
    <w:rsid w:val="00B518E0"/>
    <w:rPr>
      <w:rFonts w:ascii="Times" w:eastAsia="MS Mincho" w:hAnsi="Times"/>
      <w:szCs w:val="24"/>
      <w:lang w:eastAsia="en-US"/>
    </w:rPr>
  </w:style>
  <w:style w:type="character" w:styleId="HTML2">
    <w:name w:val="HTML Acronym"/>
    <w:uiPriority w:val="99"/>
    <w:rsid w:val="00B518E0"/>
    <w:rPr>
      <w:rFonts w:ascii="Times New Roman" w:hAnsi="Times New Roman" w:cs="Times New Roman"/>
    </w:rPr>
  </w:style>
  <w:style w:type="character" w:customStyle="1" w:styleId="FigurelegendChar">
    <w:name w:val="Figure_legend Char"/>
    <w:link w:val="Figurelegend"/>
    <w:uiPriority w:val="99"/>
    <w:locked/>
    <w:rsid w:val="00B518E0"/>
    <w:rPr>
      <w:rFonts w:ascii="Times New Roman" w:hAnsi="Times New Roman"/>
      <w:sz w:val="18"/>
      <w:lang w:val="en-GB" w:eastAsia="en-US"/>
    </w:rPr>
  </w:style>
  <w:style w:type="table" w:customStyle="1" w:styleId="TableGrid47">
    <w:name w:val="Table Grid47"/>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a4"/>
    <w:uiPriority w:val="99"/>
    <w:semiHidden/>
    <w:unhideWhenUsed/>
    <w:rsid w:val="00B518E0"/>
  </w:style>
  <w:style w:type="table" w:customStyle="1" w:styleId="TableGrid48">
    <w:name w:val="Table Grid48"/>
    <w:basedOn w:val="a3"/>
    <w:next w:val="af2"/>
    <w:qFormat/>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7">
    <w:name w:val="Colorful Grid7"/>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7">
    <w:name w:val="Table Simple 17"/>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7">
    <w:name w:val="Colorful Grid - Accent 67"/>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LFO198">
    <w:name w:val="LFO198"/>
    <w:basedOn w:val="a4"/>
    <w:rsid w:val="00B518E0"/>
  </w:style>
  <w:style w:type="numbering" w:customStyle="1" w:styleId="LFO208">
    <w:name w:val="LFO208"/>
    <w:basedOn w:val="a4"/>
    <w:rsid w:val="00B518E0"/>
  </w:style>
  <w:style w:type="numbering" w:customStyle="1" w:styleId="LFO218">
    <w:name w:val="LFO218"/>
    <w:basedOn w:val="a4"/>
    <w:rsid w:val="00B518E0"/>
  </w:style>
  <w:style w:type="numbering" w:customStyle="1" w:styleId="LFO228">
    <w:name w:val="LFO228"/>
    <w:basedOn w:val="a4"/>
    <w:rsid w:val="00B518E0"/>
  </w:style>
  <w:style w:type="numbering" w:customStyle="1" w:styleId="LFO238">
    <w:name w:val="LFO238"/>
    <w:basedOn w:val="a4"/>
    <w:rsid w:val="00B518E0"/>
  </w:style>
  <w:style w:type="numbering" w:customStyle="1" w:styleId="NoList119">
    <w:name w:val="No List119"/>
    <w:next w:val="a4"/>
    <w:uiPriority w:val="99"/>
    <w:semiHidden/>
    <w:unhideWhenUsed/>
    <w:rsid w:val="00B518E0"/>
  </w:style>
  <w:style w:type="table" w:customStyle="1" w:styleId="TableGrid1200">
    <w:name w:val="Table Grid120"/>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7">
    <w:name w:val="Table Grid617"/>
    <w:basedOn w:val="a3"/>
    <w:next w:val="af2"/>
    <w:uiPriority w:val="59"/>
    <w:qFormat/>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a4"/>
    <w:uiPriority w:val="99"/>
    <w:unhideWhenUsed/>
    <w:rsid w:val="00B518E0"/>
  </w:style>
  <w:style w:type="numbering" w:customStyle="1" w:styleId="NoList1118">
    <w:name w:val="No List1118"/>
    <w:next w:val="a4"/>
    <w:uiPriority w:val="99"/>
    <w:unhideWhenUsed/>
    <w:rsid w:val="00B518E0"/>
  </w:style>
  <w:style w:type="numbering" w:customStyle="1" w:styleId="KeineListe18">
    <w:name w:val="Keine Liste18"/>
    <w:next w:val="a4"/>
    <w:uiPriority w:val="99"/>
    <w:semiHidden/>
    <w:unhideWhenUsed/>
    <w:rsid w:val="00B518E0"/>
  </w:style>
  <w:style w:type="table" w:customStyle="1" w:styleId="Tabellenraster17">
    <w:name w:val="Tabellenraster17"/>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9">
    <w:name w:val="표 구분선79"/>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7">
    <w:name w:val="Table Grid217"/>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0">
    <w:name w:val="リストなし17"/>
    <w:next w:val="a4"/>
    <w:uiPriority w:val="99"/>
    <w:semiHidden/>
    <w:unhideWhenUsed/>
    <w:rsid w:val="00B518E0"/>
  </w:style>
  <w:style w:type="numbering" w:customStyle="1" w:styleId="NoList28">
    <w:name w:val="No List28"/>
    <w:next w:val="a4"/>
    <w:uiPriority w:val="99"/>
    <w:semiHidden/>
    <w:unhideWhenUsed/>
    <w:rsid w:val="00B518E0"/>
  </w:style>
  <w:style w:type="numbering" w:customStyle="1" w:styleId="LFO1917">
    <w:name w:val="LFO1917"/>
    <w:basedOn w:val="a4"/>
    <w:rsid w:val="00B518E0"/>
  </w:style>
  <w:style w:type="numbering" w:customStyle="1" w:styleId="LFO2017">
    <w:name w:val="LFO2017"/>
    <w:basedOn w:val="a4"/>
    <w:rsid w:val="00B518E0"/>
  </w:style>
  <w:style w:type="numbering" w:customStyle="1" w:styleId="LFO2117">
    <w:name w:val="LFO2117"/>
    <w:basedOn w:val="a4"/>
    <w:rsid w:val="00B518E0"/>
  </w:style>
  <w:style w:type="numbering" w:customStyle="1" w:styleId="LFO2217">
    <w:name w:val="LFO2217"/>
    <w:basedOn w:val="a4"/>
    <w:rsid w:val="00B518E0"/>
  </w:style>
  <w:style w:type="numbering" w:customStyle="1" w:styleId="LFO2317">
    <w:name w:val="LFO2317"/>
    <w:basedOn w:val="a4"/>
    <w:rsid w:val="00B518E0"/>
  </w:style>
  <w:style w:type="numbering" w:customStyle="1" w:styleId="NoList127">
    <w:name w:val="No List127"/>
    <w:next w:val="a4"/>
    <w:uiPriority w:val="99"/>
    <w:semiHidden/>
    <w:unhideWhenUsed/>
    <w:rsid w:val="00B518E0"/>
  </w:style>
  <w:style w:type="numbering" w:customStyle="1" w:styleId="NoList1127">
    <w:name w:val="No List1127"/>
    <w:next w:val="a4"/>
    <w:uiPriority w:val="99"/>
    <w:semiHidden/>
    <w:unhideWhenUsed/>
    <w:rsid w:val="00B518E0"/>
  </w:style>
  <w:style w:type="numbering" w:customStyle="1" w:styleId="NoList11118">
    <w:name w:val="No List11118"/>
    <w:next w:val="a4"/>
    <w:uiPriority w:val="99"/>
    <w:unhideWhenUsed/>
    <w:rsid w:val="00B518E0"/>
  </w:style>
  <w:style w:type="numbering" w:customStyle="1" w:styleId="KeineListe117">
    <w:name w:val="Keine Liste117"/>
    <w:next w:val="a4"/>
    <w:uiPriority w:val="99"/>
    <w:semiHidden/>
    <w:unhideWhenUsed/>
    <w:rsid w:val="00B518E0"/>
  </w:style>
  <w:style w:type="table" w:customStyle="1" w:styleId="TableGrid517">
    <w:name w:val="Table Grid517"/>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Grid7"/>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7">
    <w:name w:val="ECC Bullets7"/>
    <w:basedOn w:val="a4"/>
    <w:rsid w:val="00B518E0"/>
  </w:style>
  <w:style w:type="numbering" w:customStyle="1" w:styleId="ECCNumbers-Bullets7">
    <w:name w:val="ECC Numbers-Bullets7"/>
    <w:uiPriority w:val="99"/>
    <w:rsid w:val="00B518E0"/>
  </w:style>
  <w:style w:type="table" w:customStyle="1" w:styleId="ECCTable-redheader7">
    <w:name w:val="ECC Table - red header7"/>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15">
    <w:name w:val="Table Grid315"/>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7">
    <w:name w:val="ECC Table - white header7"/>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7">
    <w:name w:val="ECC Table - clean7"/>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7">
    <w:name w:val="No List37"/>
    <w:next w:val="a4"/>
    <w:uiPriority w:val="99"/>
    <w:semiHidden/>
    <w:unhideWhenUsed/>
    <w:rsid w:val="00B518E0"/>
  </w:style>
  <w:style w:type="table" w:customStyle="1" w:styleId="TableGrid49">
    <w:name w:val="Table Grid49"/>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7">
    <w:name w:val="표 구분선717"/>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8">
    <w:name w:val="Table Grid618"/>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7">
    <w:name w:val="Table Grid127"/>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7">
    <w:name w:val="Table Grid627"/>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a4"/>
    <w:uiPriority w:val="99"/>
    <w:semiHidden/>
    <w:unhideWhenUsed/>
    <w:rsid w:val="00B518E0"/>
  </w:style>
  <w:style w:type="table" w:customStyle="1" w:styleId="TableGrid77">
    <w:name w:val="Table Grid77"/>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7">
    <w:name w:val="표 구분선727"/>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7">
    <w:name w:val="Table Grid637"/>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7">
    <w:name w:val="Table Grid137"/>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7">
    <w:name w:val="Table Grid87"/>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彩色网格17"/>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7">
    <w:name w:val="Table Grid97"/>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7">
    <w:name w:val="No List111117"/>
    <w:next w:val="a4"/>
    <w:uiPriority w:val="99"/>
    <w:unhideWhenUsed/>
    <w:rsid w:val="00B518E0"/>
  </w:style>
  <w:style w:type="table" w:customStyle="1" w:styleId="PlumTable7">
    <w:name w:val="Plum Table7"/>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Segoe MDL2 Assets" w:hAnsi="Segoe MDL2 Assets"/>
        <w:color w:val="FFFFFF"/>
      </w:rPr>
      <w:tblPr/>
      <w:tcPr>
        <w:shd w:val="clear" w:color="auto" w:fill="C0504D" w:themeFill="accent2"/>
      </w:tcPr>
    </w:tblStylePr>
    <w:tblStylePr w:type="band2Horz">
      <w:tblPr/>
      <w:tcPr>
        <w:shd w:val="clear" w:color="auto" w:fill="E6E7E8"/>
      </w:tcPr>
    </w:tblStylePr>
  </w:style>
  <w:style w:type="table" w:customStyle="1" w:styleId="Grilledutableau17">
    <w:name w:val="Grille du tableau17"/>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7">
    <w:name w:val="Table Grid107"/>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5">
    <w:name w:val="No List55"/>
    <w:next w:val="a4"/>
    <w:uiPriority w:val="99"/>
    <w:semiHidden/>
    <w:unhideWhenUsed/>
    <w:rsid w:val="00B518E0"/>
  </w:style>
  <w:style w:type="numbering" w:customStyle="1" w:styleId="LFO1925">
    <w:name w:val="LFO1925"/>
    <w:basedOn w:val="a4"/>
    <w:rsid w:val="00B518E0"/>
  </w:style>
  <w:style w:type="numbering" w:customStyle="1" w:styleId="LFO2025">
    <w:name w:val="LFO2025"/>
    <w:basedOn w:val="a4"/>
    <w:rsid w:val="00B518E0"/>
  </w:style>
  <w:style w:type="numbering" w:customStyle="1" w:styleId="LFO2125">
    <w:name w:val="LFO2125"/>
    <w:basedOn w:val="a4"/>
    <w:rsid w:val="00B518E0"/>
  </w:style>
  <w:style w:type="numbering" w:customStyle="1" w:styleId="LFO2225">
    <w:name w:val="LFO2225"/>
    <w:basedOn w:val="a4"/>
    <w:rsid w:val="00B518E0"/>
  </w:style>
  <w:style w:type="numbering" w:customStyle="1" w:styleId="LFO2325">
    <w:name w:val="LFO2325"/>
    <w:basedOn w:val="a4"/>
    <w:rsid w:val="00B518E0"/>
  </w:style>
  <w:style w:type="numbering" w:customStyle="1" w:styleId="NoList135">
    <w:name w:val="No List135"/>
    <w:next w:val="a4"/>
    <w:uiPriority w:val="99"/>
    <w:semiHidden/>
    <w:unhideWhenUsed/>
    <w:rsid w:val="00B518E0"/>
  </w:style>
  <w:style w:type="table" w:customStyle="1" w:styleId="TableGrid145">
    <w:name w:val="Table Grid145"/>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5">
    <w:name w:val="Table Grid525"/>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5">
    <w:name w:val="Table Grid645"/>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5">
    <w:name w:val="No List1135"/>
    <w:next w:val="a4"/>
    <w:uiPriority w:val="99"/>
    <w:semiHidden/>
    <w:unhideWhenUsed/>
    <w:rsid w:val="00B518E0"/>
  </w:style>
  <w:style w:type="numbering" w:customStyle="1" w:styleId="NoList11125">
    <w:name w:val="No List11125"/>
    <w:next w:val="a4"/>
    <w:uiPriority w:val="99"/>
    <w:semiHidden/>
    <w:unhideWhenUsed/>
    <w:rsid w:val="00B518E0"/>
  </w:style>
  <w:style w:type="numbering" w:customStyle="1" w:styleId="KeineListe125">
    <w:name w:val="Keine Liste125"/>
    <w:next w:val="a4"/>
    <w:uiPriority w:val="99"/>
    <w:semiHidden/>
    <w:unhideWhenUsed/>
    <w:rsid w:val="00B518E0"/>
  </w:style>
  <w:style w:type="table" w:customStyle="1" w:styleId="Tabellenraster115">
    <w:name w:val="Tabellenraster115"/>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5">
    <w:name w:val="표 구분선735"/>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8">
    <w:name w:val="Table Grid218"/>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0">
    <w:name w:val="リストなし115"/>
    <w:next w:val="a4"/>
    <w:uiPriority w:val="99"/>
    <w:semiHidden/>
    <w:unhideWhenUsed/>
    <w:rsid w:val="00B518E0"/>
  </w:style>
  <w:style w:type="numbering" w:customStyle="1" w:styleId="NoList215">
    <w:name w:val="No List215"/>
    <w:next w:val="a4"/>
    <w:uiPriority w:val="99"/>
    <w:semiHidden/>
    <w:unhideWhenUsed/>
    <w:rsid w:val="00B518E0"/>
  </w:style>
  <w:style w:type="numbering" w:customStyle="1" w:styleId="LFO19115">
    <w:name w:val="LFO19115"/>
    <w:basedOn w:val="a4"/>
    <w:rsid w:val="00B518E0"/>
  </w:style>
  <w:style w:type="numbering" w:customStyle="1" w:styleId="LFO20115">
    <w:name w:val="LFO20115"/>
    <w:basedOn w:val="a4"/>
    <w:rsid w:val="00B518E0"/>
  </w:style>
  <w:style w:type="numbering" w:customStyle="1" w:styleId="LFO21115">
    <w:name w:val="LFO21115"/>
    <w:basedOn w:val="a4"/>
    <w:rsid w:val="00B518E0"/>
  </w:style>
  <w:style w:type="numbering" w:customStyle="1" w:styleId="LFO22115">
    <w:name w:val="LFO22115"/>
    <w:basedOn w:val="a4"/>
    <w:rsid w:val="00B518E0"/>
  </w:style>
  <w:style w:type="numbering" w:customStyle="1" w:styleId="LFO23115">
    <w:name w:val="LFO23115"/>
    <w:basedOn w:val="a4"/>
    <w:rsid w:val="00B518E0"/>
  </w:style>
  <w:style w:type="numbering" w:customStyle="1" w:styleId="NoList1215">
    <w:name w:val="No List1215"/>
    <w:next w:val="a4"/>
    <w:uiPriority w:val="99"/>
    <w:semiHidden/>
    <w:unhideWhenUsed/>
    <w:rsid w:val="00B518E0"/>
  </w:style>
  <w:style w:type="numbering" w:customStyle="1" w:styleId="NoList11215">
    <w:name w:val="No List11215"/>
    <w:next w:val="a4"/>
    <w:uiPriority w:val="99"/>
    <w:semiHidden/>
    <w:unhideWhenUsed/>
    <w:rsid w:val="00B518E0"/>
  </w:style>
  <w:style w:type="numbering" w:customStyle="1" w:styleId="NoList111125">
    <w:name w:val="No List111125"/>
    <w:next w:val="a4"/>
    <w:uiPriority w:val="99"/>
    <w:semiHidden/>
    <w:unhideWhenUsed/>
    <w:rsid w:val="00B518E0"/>
  </w:style>
  <w:style w:type="numbering" w:customStyle="1" w:styleId="KeineListe1115">
    <w:name w:val="Keine Liste1115"/>
    <w:next w:val="a4"/>
    <w:uiPriority w:val="99"/>
    <w:semiHidden/>
    <w:unhideWhenUsed/>
    <w:rsid w:val="00B518E0"/>
  </w:style>
  <w:style w:type="table" w:customStyle="1" w:styleId="TableGrid5115">
    <w:name w:val="Table Grid511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0">
    <w:name w:val="TableGrid15"/>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15">
    <w:name w:val="ECC Bullets15"/>
    <w:basedOn w:val="a4"/>
    <w:rsid w:val="00B518E0"/>
  </w:style>
  <w:style w:type="numbering" w:customStyle="1" w:styleId="ECCNumbers-Bullets15">
    <w:name w:val="ECC Numbers-Bullets15"/>
    <w:uiPriority w:val="99"/>
    <w:rsid w:val="00B518E0"/>
  </w:style>
  <w:style w:type="table" w:customStyle="1" w:styleId="ECCTable-redheader15">
    <w:name w:val="ECC Table - red header15"/>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16">
    <w:name w:val="Table Grid316"/>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5">
    <w:name w:val="Colorful Grid15"/>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15">
    <w:name w:val="Table Simple 115"/>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5">
    <w:name w:val="Colorful Grid - Accent 615"/>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15">
    <w:name w:val="ECC Table - white header15"/>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15">
    <w:name w:val="ECC Table - clean15"/>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5">
    <w:name w:val="No List315"/>
    <w:next w:val="a4"/>
    <w:uiPriority w:val="99"/>
    <w:semiHidden/>
    <w:unhideWhenUsed/>
    <w:rsid w:val="00B518E0"/>
  </w:style>
  <w:style w:type="table" w:customStyle="1" w:styleId="TableGrid415">
    <w:name w:val="Table Grid415"/>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5">
    <w:name w:val="표 구분선7115"/>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5">
    <w:name w:val="Table Grid611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5">
    <w:name w:val="Table Grid621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5">
    <w:name w:val="No List415"/>
    <w:next w:val="a4"/>
    <w:uiPriority w:val="99"/>
    <w:semiHidden/>
    <w:unhideWhenUsed/>
    <w:rsid w:val="00B518E0"/>
  </w:style>
  <w:style w:type="table" w:customStyle="1" w:styleId="TableGrid715">
    <w:name w:val="Table Grid715"/>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5">
    <w:name w:val="표 구분선7215"/>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5">
    <w:name w:val="Table Grid631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5">
    <w:name w:val="Table Grid1315"/>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
    <w:name w:val="彩色网格115"/>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15">
    <w:name w:val="Table Grid915"/>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6">
    <w:name w:val="No List1111116"/>
    <w:next w:val="a4"/>
    <w:uiPriority w:val="99"/>
    <w:semiHidden/>
    <w:unhideWhenUsed/>
    <w:rsid w:val="00B518E0"/>
  </w:style>
  <w:style w:type="table" w:customStyle="1" w:styleId="PlumTable15">
    <w:name w:val="Plum Table15"/>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Segoe MDL2 Assets" w:hAnsi="Segoe MDL2 Assets"/>
        <w:color w:val="FFFFFF"/>
      </w:rPr>
      <w:tblPr/>
      <w:tcPr>
        <w:shd w:val="clear" w:color="auto" w:fill="C0504D" w:themeFill="accent2"/>
      </w:tcPr>
    </w:tblStylePr>
    <w:tblStylePr w:type="band2Horz">
      <w:tblPr/>
      <w:tcPr>
        <w:shd w:val="clear" w:color="auto" w:fill="E6E7E8"/>
      </w:tcPr>
    </w:tblStylePr>
  </w:style>
  <w:style w:type="table" w:customStyle="1" w:styleId="Grilledutableau115">
    <w:name w:val="Grille du tableau115"/>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5">
    <w:name w:val="Table Grid1015"/>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5">
    <w:name w:val="No List65"/>
    <w:next w:val="a4"/>
    <w:uiPriority w:val="99"/>
    <w:semiHidden/>
    <w:unhideWhenUsed/>
    <w:rsid w:val="00B518E0"/>
  </w:style>
  <w:style w:type="numbering" w:customStyle="1" w:styleId="LFO1935">
    <w:name w:val="LFO1935"/>
    <w:basedOn w:val="a4"/>
    <w:rsid w:val="00B518E0"/>
  </w:style>
  <w:style w:type="numbering" w:customStyle="1" w:styleId="LFO2035">
    <w:name w:val="LFO2035"/>
    <w:basedOn w:val="a4"/>
    <w:rsid w:val="00B518E0"/>
  </w:style>
  <w:style w:type="numbering" w:customStyle="1" w:styleId="LFO2135">
    <w:name w:val="LFO2135"/>
    <w:basedOn w:val="a4"/>
    <w:rsid w:val="00B518E0"/>
  </w:style>
  <w:style w:type="numbering" w:customStyle="1" w:styleId="LFO2235">
    <w:name w:val="LFO2235"/>
    <w:basedOn w:val="a4"/>
    <w:rsid w:val="00B518E0"/>
  </w:style>
  <w:style w:type="numbering" w:customStyle="1" w:styleId="LFO2335">
    <w:name w:val="LFO2335"/>
    <w:basedOn w:val="a4"/>
    <w:rsid w:val="00B518E0"/>
  </w:style>
  <w:style w:type="numbering" w:customStyle="1" w:styleId="NoList145">
    <w:name w:val="No List145"/>
    <w:next w:val="a4"/>
    <w:uiPriority w:val="99"/>
    <w:semiHidden/>
    <w:unhideWhenUsed/>
    <w:rsid w:val="00B518E0"/>
  </w:style>
  <w:style w:type="table" w:customStyle="1" w:styleId="TableGrid165">
    <w:name w:val="Table Grid165"/>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5">
    <w:name w:val="Table Grid535"/>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5">
    <w:name w:val="Table Grid655"/>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5">
    <w:name w:val="Table Grid1125"/>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5">
    <w:name w:val="No List1145"/>
    <w:next w:val="a4"/>
    <w:uiPriority w:val="99"/>
    <w:semiHidden/>
    <w:unhideWhenUsed/>
    <w:rsid w:val="00B518E0"/>
  </w:style>
  <w:style w:type="numbering" w:customStyle="1" w:styleId="NoList11135">
    <w:name w:val="No List11135"/>
    <w:next w:val="a4"/>
    <w:uiPriority w:val="99"/>
    <w:semiHidden/>
    <w:unhideWhenUsed/>
    <w:rsid w:val="00B518E0"/>
  </w:style>
  <w:style w:type="numbering" w:customStyle="1" w:styleId="KeineListe135">
    <w:name w:val="Keine Liste135"/>
    <w:next w:val="a4"/>
    <w:uiPriority w:val="99"/>
    <w:semiHidden/>
    <w:unhideWhenUsed/>
    <w:rsid w:val="00B518E0"/>
  </w:style>
  <w:style w:type="table" w:customStyle="1" w:styleId="Tabellenraster125">
    <w:name w:val="Tabellenraster125"/>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5">
    <w:name w:val="Table Grid175"/>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5">
    <w:name w:val="표 구분선745"/>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5">
    <w:name w:val="Table Grid225"/>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5">
    <w:name w:val="リストなし125"/>
    <w:next w:val="a4"/>
    <w:uiPriority w:val="99"/>
    <w:semiHidden/>
    <w:unhideWhenUsed/>
    <w:rsid w:val="00B518E0"/>
  </w:style>
  <w:style w:type="numbering" w:customStyle="1" w:styleId="NoList225">
    <w:name w:val="No List225"/>
    <w:next w:val="a4"/>
    <w:uiPriority w:val="99"/>
    <w:semiHidden/>
    <w:unhideWhenUsed/>
    <w:rsid w:val="00B518E0"/>
  </w:style>
  <w:style w:type="numbering" w:customStyle="1" w:styleId="LFO19125">
    <w:name w:val="LFO19125"/>
    <w:basedOn w:val="a4"/>
    <w:rsid w:val="00B518E0"/>
  </w:style>
  <w:style w:type="numbering" w:customStyle="1" w:styleId="LFO20125">
    <w:name w:val="LFO20125"/>
    <w:basedOn w:val="a4"/>
    <w:rsid w:val="00B518E0"/>
  </w:style>
  <w:style w:type="numbering" w:customStyle="1" w:styleId="LFO21125">
    <w:name w:val="LFO21125"/>
    <w:basedOn w:val="a4"/>
    <w:rsid w:val="00B518E0"/>
  </w:style>
  <w:style w:type="numbering" w:customStyle="1" w:styleId="LFO22125">
    <w:name w:val="LFO22125"/>
    <w:basedOn w:val="a4"/>
    <w:rsid w:val="00B518E0"/>
  </w:style>
  <w:style w:type="numbering" w:customStyle="1" w:styleId="LFO23125">
    <w:name w:val="LFO23125"/>
    <w:basedOn w:val="a4"/>
    <w:rsid w:val="00B518E0"/>
  </w:style>
  <w:style w:type="numbering" w:customStyle="1" w:styleId="NoList1225">
    <w:name w:val="No List1225"/>
    <w:next w:val="a4"/>
    <w:uiPriority w:val="99"/>
    <w:semiHidden/>
    <w:unhideWhenUsed/>
    <w:rsid w:val="00B518E0"/>
  </w:style>
  <w:style w:type="numbering" w:customStyle="1" w:styleId="NoList11225">
    <w:name w:val="No List11225"/>
    <w:next w:val="a4"/>
    <w:uiPriority w:val="99"/>
    <w:semiHidden/>
    <w:unhideWhenUsed/>
    <w:rsid w:val="00B518E0"/>
  </w:style>
  <w:style w:type="numbering" w:customStyle="1" w:styleId="NoList111135">
    <w:name w:val="No List111135"/>
    <w:next w:val="a4"/>
    <w:uiPriority w:val="99"/>
    <w:semiHidden/>
    <w:unhideWhenUsed/>
    <w:rsid w:val="00B518E0"/>
  </w:style>
  <w:style w:type="numbering" w:customStyle="1" w:styleId="KeineListe1125">
    <w:name w:val="Keine Liste1125"/>
    <w:next w:val="a4"/>
    <w:uiPriority w:val="99"/>
    <w:semiHidden/>
    <w:unhideWhenUsed/>
    <w:rsid w:val="00B518E0"/>
  </w:style>
  <w:style w:type="table" w:customStyle="1" w:styleId="TableGrid5125">
    <w:name w:val="Table Grid512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0">
    <w:name w:val="TableGrid25"/>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25">
    <w:name w:val="ECC Bullets25"/>
    <w:basedOn w:val="a4"/>
    <w:rsid w:val="00B518E0"/>
  </w:style>
  <w:style w:type="numbering" w:customStyle="1" w:styleId="ECCNumbers-Bullets25">
    <w:name w:val="ECC Numbers-Bullets25"/>
    <w:uiPriority w:val="99"/>
    <w:rsid w:val="00B518E0"/>
  </w:style>
  <w:style w:type="table" w:customStyle="1" w:styleId="ECCTable-redheader25">
    <w:name w:val="ECC Table - red header25"/>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25">
    <w:name w:val="Table Grid325"/>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5">
    <w:name w:val="Colorful Grid25"/>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25">
    <w:name w:val="Table Simple 125"/>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5">
    <w:name w:val="Colorful Grid - Accent 625"/>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25">
    <w:name w:val="ECC Table - white header25"/>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25">
    <w:name w:val="ECC Table - clean25"/>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5">
    <w:name w:val="No List325"/>
    <w:next w:val="a4"/>
    <w:uiPriority w:val="99"/>
    <w:semiHidden/>
    <w:unhideWhenUsed/>
    <w:rsid w:val="00B518E0"/>
  </w:style>
  <w:style w:type="table" w:customStyle="1" w:styleId="TableGrid425">
    <w:name w:val="Table Grid425"/>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5">
    <w:name w:val="표 구분선7125"/>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5">
    <w:name w:val="Table Grid612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5">
    <w:name w:val="Table Grid622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5">
    <w:name w:val="No List425"/>
    <w:next w:val="a4"/>
    <w:uiPriority w:val="99"/>
    <w:semiHidden/>
    <w:unhideWhenUsed/>
    <w:rsid w:val="00B518E0"/>
  </w:style>
  <w:style w:type="table" w:customStyle="1" w:styleId="TableGrid725">
    <w:name w:val="Table Grid725"/>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5">
    <w:name w:val="표 구분선7225"/>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5">
    <w:name w:val="Table Grid632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5">
    <w:name w:val="Table Grid1325"/>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5">
    <w:name w:val="Table Grid825"/>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50">
    <w:name w:val="彩色网格125"/>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25">
    <w:name w:val="Table Grid925"/>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5">
    <w:name w:val="No List1111125"/>
    <w:next w:val="a4"/>
    <w:uiPriority w:val="99"/>
    <w:semiHidden/>
    <w:unhideWhenUsed/>
    <w:rsid w:val="00B518E0"/>
  </w:style>
  <w:style w:type="table" w:customStyle="1" w:styleId="PlumTable25">
    <w:name w:val="Plum Table25"/>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Segoe MDL2 Assets" w:hAnsi="Segoe MDL2 Assets"/>
        <w:color w:val="FFFFFF"/>
      </w:rPr>
      <w:tblPr/>
      <w:tcPr>
        <w:shd w:val="clear" w:color="auto" w:fill="C0504D" w:themeFill="accent2"/>
      </w:tcPr>
    </w:tblStylePr>
    <w:tblStylePr w:type="band2Horz">
      <w:tblPr/>
      <w:tcPr>
        <w:shd w:val="clear" w:color="auto" w:fill="E6E7E8"/>
      </w:tcPr>
    </w:tblStylePr>
  </w:style>
  <w:style w:type="table" w:customStyle="1" w:styleId="Grilledutableau125">
    <w:name w:val="Grille du tableau125"/>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5">
    <w:name w:val="Table Grid1025"/>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5">
    <w:name w:val="Table Grid185"/>
    <w:basedOn w:val="a3"/>
    <w:next w:val="af2"/>
    <w:uiPriority w:val="59"/>
    <w:rsid w:val="00B518E0"/>
    <w:pPr>
      <w:tabs>
        <w:tab w:val="left" w:pos="794"/>
        <w:tab w:val="left" w:pos="1191"/>
        <w:tab w:val="left" w:pos="1588"/>
        <w:tab w:val="left" w:pos="1985"/>
      </w:tabs>
      <w:overflowPunct w:val="0"/>
      <w:autoSpaceDE w:val="0"/>
      <w:autoSpaceDN w:val="0"/>
      <w:adjustRightInd w:val="0"/>
      <w:spacing w:before="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5">
    <w:name w:val="Table Grid54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7">
    <w:name w:val="Table Grid667"/>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5">
    <w:name w:val="Table Grid195"/>
    <w:basedOn w:val="a3"/>
    <w:next w:val="af2"/>
    <w:uiPriority w:val="59"/>
    <w:qFormat/>
    <w:rsid w:val="00B518E0"/>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5">
    <w:name w:val="Table Grid205"/>
    <w:basedOn w:val="a3"/>
    <w:next w:val="af2"/>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5">
    <w:name w:val="No List11111115"/>
    <w:next w:val="a4"/>
    <w:uiPriority w:val="99"/>
    <w:semiHidden/>
    <w:unhideWhenUsed/>
    <w:rsid w:val="00B518E0"/>
  </w:style>
  <w:style w:type="table" w:customStyle="1" w:styleId="TableGrid6615">
    <w:name w:val="Table Grid6615"/>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9">
    <w:name w:val="No List29"/>
    <w:next w:val="a4"/>
    <w:uiPriority w:val="99"/>
    <w:semiHidden/>
    <w:unhideWhenUsed/>
    <w:rsid w:val="00B518E0"/>
  </w:style>
  <w:style w:type="table" w:customStyle="1" w:styleId="TableGrid500">
    <w:name w:val="Table Grid50"/>
    <w:basedOn w:val="a3"/>
    <w:next w:val="af2"/>
    <w:uiPriority w:val="59"/>
    <w:qFormat/>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8">
    <w:name w:val="Colorful Grid8"/>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8">
    <w:name w:val="Table Simple 18"/>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8">
    <w:name w:val="Colorful Grid - Accent 68"/>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numbering" w:customStyle="1" w:styleId="LFO199">
    <w:name w:val="LFO199"/>
    <w:basedOn w:val="a4"/>
    <w:rsid w:val="00B518E0"/>
  </w:style>
  <w:style w:type="numbering" w:customStyle="1" w:styleId="LFO209">
    <w:name w:val="LFO209"/>
    <w:basedOn w:val="a4"/>
    <w:rsid w:val="00B518E0"/>
  </w:style>
  <w:style w:type="numbering" w:customStyle="1" w:styleId="LFO219">
    <w:name w:val="LFO219"/>
    <w:basedOn w:val="a4"/>
    <w:rsid w:val="00B518E0"/>
  </w:style>
  <w:style w:type="numbering" w:customStyle="1" w:styleId="LFO229">
    <w:name w:val="LFO229"/>
    <w:basedOn w:val="a4"/>
    <w:rsid w:val="00B518E0"/>
  </w:style>
  <w:style w:type="numbering" w:customStyle="1" w:styleId="LFO239">
    <w:name w:val="LFO239"/>
    <w:basedOn w:val="a4"/>
    <w:rsid w:val="00B518E0"/>
  </w:style>
  <w:style w:type="numbering" w:customStyle="1" w:styleId="NoList120">
    <w:name w:val="No List120"/>
    <w:next w:val="a4"/>
    <w:uiPriority w:val="99"/>
    <w:semiHidden/>
    <w:unhideWhenUsed/>
    <w:rsid w:val="00B518E0"/>
  </w:style>
  <w:style w:type="table" w:customStyle="1" w:styleId="TableGrid128">
    <w:name w:val="Table Grid128"/>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0"/>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9">
    <w:name w:val="Table Grid619"/>
    <w:basedOn w:val="a3"/>
    <w:next w:val="af2"/>
    <w:uiPriority w:val="59"/>
    <w:qFormat/>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9">
    <w:name w:val="No List1119"/>
    <w:next w:val="a4"/>
    <w:uiPriority w:val="99"/>
    <w:unhideWhenUsed/>
    <w:rsid w:val="00B518E0"/>
  </w:style>
  <w:style w:type="numbering" w:customStyle="1" w:styleId="NoList11110">
    <w:name w:val="No List11110"/>
    <w:next w:val="a4"/>
    <w:uiPriority w:val="99"/>
    <w:unhideWhenUsed/>
    <w:rsid w:val="00B518E0"/>
  </w:style>
  <w:style w:type="numbering" w:customStyle="1" w:styleId="KeineListe19">
    <w:name w:val="Keine Liste19"/>
    <w:next w:val="a4"/>
    <w:uiPriority w:val="99"/>
    <w:semiHidden/>
    <w:unhideWhenUsed/>
    <w:rsid w:val="00B518E0"/>
  </w:style>
  <w:style w:type="table" w:customStyle="1" w:styleId="Tabellenraster18">
    <w:name w:val="Tabellenraster18"/>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0">
    <w:name w:val="표 구분선710"/>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9">
    <w:name w:val="Table Grid219"/>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リストなし18"/>
    <w:next w:val="a4"/>
    <w:uiPriority w:val="99"/>
    <w:semiHidden/>
    <w:unhideWhenUsed/>
    <w:rsid w:val="00B518E0"/>
  </w:style>
  <w:style w:type="numbering" w:customStyle="1" w:styleId="NoList210">
    <w:name w:val="No List210"/>
    <w:next w:val="a4"/>
    <w:uiPriority w:val="99"/>
    <w:semiHidden/>
    <w:unhideWhenUsed/>
    <w:rsid w:val="00B518E0"/>
  </w:style>
  <w:style w:type="numbering" w:customStyle="1" w:styleId="LFO1918">
    <w:name w:val="LFO1918"/>
    <w:basedOn w:val="a4"/>
    <w:rsid w:val="00B518E0"/>
  </w:style>
  <w:style w:type="numbering" w:customStyle="1" w:styleId="LFO2018">
    <w:name w:val="LFO2018"/>
    <w:basedOn w:val="a4"/>
    <w:rsid w:val="00B518E0"/>
  </w:style>
  <w:style w:type="numbering" w:customStyle="1" w:styleId="LFO2118">
    <w:name w:val="LFO2118"/>
    <w:basedOn w:val="a4"/>
    <w:rsid w:val="00B518E0"/>
  </w:style>
  <w:style w:type="numbering" w:customStyle="1" w:styleId="LFO2218">
    <w:name w:val="LFO2218"/>
    <w:basedOn w:val="a4"/>
    <w:rsid w:val="00B518E0"/>
  </w:style>
  <w:style w:type="numbering" w:customStyle="1" w:styleId="LFO2318">
    <w:name w:val="LFO2318"/>
    <w:basedOn w:val="a4"/>
    <w:rsid w:val="00B518E0"/>
  </w:style>
  <w:style w:type="numbering" w:customStyle="1" w:styleId="NoList128">
    <w:name w:val="No List128"/>
    <w:next w:val="a4"/>
    <w:uiPriority w:val="99"/>
    <w:semiHidden/>
    <w:unhideWhenUsed/>
    <w:rsid w:val="00B518E0"/>
  </w:style>
  <w:style w:type="numbering" w:customStyle="1" w:styleId="NoList1128">
    <w:name w:val="No List1128"/>
    <w:next w:val="a4"/>
    <w:uiPriority w:val="99"/>
    <w:semiHidden/>
    <w:unhideWhenUsed/>
    <w:rsid w:val="00B518E0"/>
  </w:style>
  <w:style w:type="numbering" w:customStyle="1" w:styleId="NoList11119">
    <w:name w:val="No List11119"/>
    <w:next w:val="a4"/>
    <w:uiPriority w:val="99"/>
    <w:unhideWhenUsed/>
    <w:rsid w:val="00B518E0"/>
  </w:style>
  <w:style w:type="numbering" w:customStyle="1" w:styleId="KeineListe118">
    <w:name w:val="Keine Liste118"/>
    <w:next w:val="a4"/>
    <w:uiPriority w:val="99"/>
    <w:semiHidden/>
    <w:unhideWhenUsed/>
    <w:rsid w:val="00B518E0"/>
  </w:style>
  <w:style w:type="table" w:customStyle="1" w:styleId="TableGrid518">
    <w:name w:val="Table Grid518"/>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Grid8"/>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8">
    <w:name w:val="ECC Bullets8"/>
    <w:basedOn w:val="a4"/>
    <w:rsid w:val="00B518E0"/>
  </w:style>
  <w:style w:type="numbering" w:customStyle="1" w:styleId="ECCNumbers-Bullets8">
    <w:name w:val="ECC Numbers-Bullets8"/>
    <w:uiPriority w:val="99"/>
    <w:rsid w:val="00B518E0"/>
  </w:style>
  <w:style w:type="table" w:customStyle="1" w:styleId="ECCTable-redheader8">
    <w:name w:val="ECC Table - red header8"/>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17">
    <w:name w:val="Table Grid317"/>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ECCTable-whiteheader8">
    <w:name w:val="ECC Table - white header8"/>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8">
    <w:name w:val="ECC Table - clean8"/>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8">
    <w:name w:val="No List38"/>
    <w:next w:val="a4"/>
    <w:uiPriority w:val="99"/>
    <w:semiHidden/>
    <w:unhideWhenUsed/>
    <w:rsid w:val="00B518E0"/>
  </w:style>
  <w:style w:type="table" w:customStyle="1" w:styleId="TableGrid410">
    <w:name w:val="Table Grid410"/>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8">
    <w:name w:val="표 구분선718"/>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0">
    <w:name w:val="Table Grid6110"/>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9">
    <w:name w:val="Table Grid129"/>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8">
    <w:name w:val="Table Grid628"/>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a4"/>
    <w:uiPriority w:val="99"/>
    <w:semiHidden/>
    <w:unhideWhenUsed/>
    <w:rsid w:val="00B518E0"/>
  </w:style>
  <w:style w:type="table" w:customStyle="1" w:styleId="TableGrid78">
    <w:name w:val="Table Grid78"/>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8">
    <w:name w:val="표 구분선728"/>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8">
    <w:name w:val="Table Grid638"/>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8">
    <w:name w:val="Table Grid138"/>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8">
    <w:name w:val="Table Grid88"/>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彩色网格18"/>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8">
    <w:name w:val="Table Grid98"/>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8">
    <w:name w:val="No List111118"/>
    <w:next w:val="a4"/>
    <w:uiPriority w:val="99"/>
    <w:unhideWhenUsed/>
    <w:rsid w:val="00B518E0"/>
  </w:style>
  <w:style w:type="table" w:customStyle="1" w:styleId="PlumTable8">
    <w:name w:val="Plum Table8"/>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8">
    <w:name w:val="Grille du tableau18"/>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8">
    <w:name w:val="Table Grid108"/>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6">
    <w:name w:val="No List56"/>
    <w:next w:val="a4"/>
    <w:uiPriority w:val="99"/>
    <w:semiHidden/>
    <w:unhideWhenUsed/>
    <w:rsid w:val="00B518E0"/>
  </w:style>
  <w:style w:type="numbering" w:customStyle="1" w:styleId="LFO1926">
    <w:name w:val="LFO1926"/>
    <w:basedOn w:val="a4"/>
    <w:rsid w:val="00B518E0"/>
  </w:style>
  <w:style w:type="numbering" w:customStyle="1" w:styleId="LFO2026">
    <w:name w:val="LFO2026"/>
    <w:basedOn w:val="a4"/>
    <w:rsid w:val="00B518E0"/>
  </w:style>
  <w:style w:type="numbering" w:customStyle="1" w:styleId="LFO2126">
    <w:name w:val="LFO2126"/>
    <w:basedOn w:val="a4"/>
    <w:rsid w:val="00B518E0"/>
  </w:style>
  <w:style w:type="numbering" w:customStyle="1" w:styleId="LFO2226">
    <w:name w:val="LFO2226"/>
    <w:basedOn w:val="a4"/>
    <w:rsid w:val="00B518E0"/>
  </w:style>
  <w:style w:type="numbering" w:customStyle="1" w:styleId="LFO2326">
    <w:name w:val="LFO2326"/>
    <w:basedOn w:val="a4"/>
    <w:rsid w:val="00B518E0"/>
  </w:style>
  <w:style w:type="numbering" w:customStyle="1" w:styleId="NoList136">
    <w:name w:val="No List136"/>
    <w:next w:val="a4"/>
    <w:uiPriority w:val="99"/>
    <w:semiHidden/>
    <w:unhideWhenUsed/>
    <w:rsid w:val="00B518E0"/>
  </w:style>
  <w:style w:type="table" w:customStyle="1" w:styleId="TableGrid146">
    <w:name w:val="Table Grid146"/>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6">
    <w:name w:val="Table Grid526"/>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6">
    <w:name w:val="Table Grid646"/>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8">
    <w:name w:val="Table Grid1118"/>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6">
    <w:name w:val="No List1136"/>
    <w:next w:val="a4"/>
    <w:uiPriority w:val="99"/>
    <w:semiHidden/>
    <w:unhideWhenUsed/>
    <w:rsid w:val="00B518E0"/>
  </w:style>
  <w:style w:type="numbering" w:customStyle="1" w:styleId="NoList11126">
    <w:name w:val="No List11126"/>
    <w:next w:val="a4"/>
    <w:uiPriority w:val="99"/>
    <w:semiHidden/>
    <w:unhideWhenUsed/>
    <w:rsid w:val="00B518E0"/>
  </w:style>
  <w:style w:type="numbering" w:customStyle="1" w:styleId="KeineListe126">
    <w:name w:val="Keine Liste126"/>
    <w:next w:val="a4"/>
    <w:uiPriority w:val="99"/>
    <w:semiHidden/>
    <w:unhideWhenUsed/>
    <w:rsid w:val="00B518E0"/>
  </w:style>
  <w:style w:type="table" w:customStyle="1" w:styleId="Tabellenraster116">
    <w:name w:val="Tabellenraster116"/>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6">
    <w:name w:val="Table Grid156"/>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6">
    <w:name w:val="표 구분선736"/>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0">
    <w:name w:val="Table Grid2110"/>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リストなし116"/>
    <w:next w:val="a4"/>
    <w:uiPriority w:val="99"/>
    <w:semiHidden/>
    <w:unhideWhenUsed/>
    <w:rsid w:val="00B518E0"/>
  </w:style>
  <w:style w:type="numbering" w:customStyle="1" w:styleId="NoList216">
    <w:name w:val="No List216"/>
    <w:next w:val="a4"/>
    <w:uiPriority w:val="99"/>
    <w:semiHidden/>
    <w:unhideWhenUsed/>
    <w:rsid w:val="00B518E0"/>
  </w:style>
  <w:style w:type="numbering" w:customStyle="1" w:styleId="LFO19116">
    <w:name w:val="LFO19116"/>
    <w:basedOn w:val="a4"/>
    <w:rsid w:val="00B518E0"/>
  </w:style>
  <w:style w:type="numbering" w:customStyle="1" w:styleId="LFO20116">
    <w:name w:val="LFO20116"/>
    <w:basedOn w:val="a4"/>
    <w:rsid w:val="00B518E0"/>
  </w:style>
  <w:style w:type="numbering" w:customStyle="1" w:styleId="LFO21116">
    <w:name w:val="LFO21116"/>
    <w:basedOn w:val="a4"/>
    <w:rsid w:val="00B518E0"/>
  </w:style>
  <w:style w:type="numbering" w:customStyle="1" w:styleId="LFO22116">
    <w:name w:val="LFO22116"/>
    <w:basedOn w:val="a4"/>
    <w:rsid w:val="00B518E0"/>
  </w:style>
  <w:style w:type="numbering" w:customStyle="1" w:styleId="LFO23116">
    <w:name w:val="LFO23116"/>
    <w:basedOn w:val="a4"/>
    <w:rsid w:val="00B518E0"/>
  </w:style>
  <w:style w:type="numbering" w:customStyle="1" w:styleId="NoList1216">
    <w:name w:val="No List1216"/>
    <w:next w:val="a4"/>
    <w:uiPriority w:val="99"/>
    <w:semiHidden/>
    <w:unhideWhenUsed/>
    <w:rsid w:val="00B518E0"/>
  </w:style>
  <w:style w:type="numbering" w:customStyle="1" w:styleId="NoList11216">
    <w:name w:val="No List11216"/>
    <w:next w:val="a4"/>
    <w:uiPriority w:val="99"/>
    <w:semiHidden/>
    <w:unhideWhenUsed/>
    <w:rsid w:val="00B518E0"/>
  </w:style>
  <w:style w:type="numbering" w:customStyle="1" w:styleId="NoList111126">
    <w:name w:val="No List111126"/>
    <w:next w:val="a4"/>
    <w:uiPriority w:val="99"/>
    <w:semiHidden/>
    <w:unhideWhenUsed/>
    <w:rsid w:val="00B518E0"/>
  </w:style>
  <w:style w:type="numbering" w:customStyle="1" w:styleId="KeineListe1116">
    <w:name w:val="Keine Liste1116"/>
    <w:next w:val="a4"/>
    <w:uiPriority w:val="99"/>
    <w:semiHidden/>
    <w:unhideWhenUsed/>
    <w:rsid w:val="00B518E0"/>
  </w:style>
  <w:style w:type="table" w:customStyle="1" w:styleId="TableGrid5116">
    <w:name w:val="Table Grid511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0">
    <w:name w:val="TableGrid16"/>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16">
    <w:name w:val="ECC Bullets16"/>
    <w:basedOn w:val="a4"/>
    <w:rsid w:val="00B518E0"/>
  </w:style>
  <w:style w:type="numbering" w:customStyle="1" w:styleId="ECCNumbers-Bullets16">
    <w:name w:val="ECC Numbers-Bullets16"/>
    <w:uiPriority w:val="99"/>
    <w:rsid w:val="00B518E0"/>
  </w:style>
  <w:style w:type="table" w:customStyle="1" w:styleId="ECCTable-redheader16">
    <w:name w:val="ECC Table - red header16"/>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18">
    <w:name w:val="Table Grid318"/>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16">
    <w:name w:val="Colorful Grid16"/>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16">
    <w:name w:val="Table Simple 116"/>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16">
    <w:name w:val="Colorful Grid - Accent 616"/>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16">
    <w:name w:val="ECC Table - white header16"/>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16">
    <w:name w:val="ECC Table - clean16"/>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16">
    <w:name w:val="No List316"/>
    <w:next w:val="a4"/>
    <w:uiPriority w:val="99"/>
    <w:semiHidden/>
    <w:unhideWhenUsed/>
    <w:rsid w:val="00B518E0"/>
  </w:style>
  <w:style w:type="table" w:customStyle="1" w:styleId="TableGrid416">
    <w:name w:val="Table Grid416"/>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6">
    <w:name w:val="표 구분선7116"/>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6">
    <w:name w:val="Table Grid611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16">
    <w:name w:val="Table Grid621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6">
    <w:name w:val="No List416"/>
    <w:next w:val="a4"/>
    <w:uiPriority w:val="99"/>
    <w:semiHidden/>
    <w:unhideWhenUsed/>
    <w:rsid w:val="00B518E0"/>
  </w:style>
  <w:style w:type="table" w:customStyle="1" w:styleId="TableGrid716">
    <w:name w:val="Table Grid716"/>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6">
    <w:name w:val="표 구분선7216"/>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16">
    <w:name w:val="Table Grid631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6">
    <w:name w:val="Table Grid1316"/>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6">
    <w:name w:val="Table Grid816"/>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0">
    <w:name w:val="彩色网格116"/>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16">
    <w:name w:val="Table Grid916"/>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7">
    <w:name w:val="No List1111117"/>
    <w:next w:val="a4"/>
    <w:uiPriority w:val="99"/>
    <w:semiHidden/>
    <w:unhideWhenUsed/>
    <w:rsid w:val="00B518E0"/>
  </w:style>
  <w:style w:type="table" w:customStyle="1" w:styleId="PlumTable16">
    <w:name w:val="Plum Table16"/>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16">
    <w:name w:val="Grille du tableau116"/>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6">
    <w:name w:val="Table Grid1016"/>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6">
    <w:name w:val="No List66"/>
    <w:next w:val="a4"/>
    <w:uiPriority w:val="99"/>
    <w:semiHidden/>
    <w:unhideWhenUsed/>
    <w:rsid w:val="00B518E0"/>
  </w:style>
  <w:style w:type="numbering" w:customStyle="1" w:styleId="LFO1936">
    <w:name w:val="LFO1936"/>
    <w:basedOn w:val="a4"/>
    <w:rsid w:val="00B518E0"/>
  </w:style>
  <w:style w:type="numbering" w:customStyle="1" w:styleId="LFO2036">
    <w:name w:val="LFO2036"/>
    <w:basedOn w:val="a4"/>
    <w:rsid w:val="00B518E0"/>
  </w:style>
  <w:style w:type="numbering" w:customStyle="1" w:styleId="LFO2136">
    <w:name w:val="LFO2136"/>
    <w:basedOn w:val="a4"/>
    <w:rsid w:val="00B518E0"/>
  </w:style>
  <w:style w:type="numbering" w:customStyle="1" w:styleId="LFO2236">
    <w:name w:val="LFO2236"/>
    <w:basedOn w:val="a4"/>
    <w:rsid w:val="00B518E0"/>
  </w:style>
  <w:style w:type="numbering" w:customStyle="1" w:styleId="LFO2336">
    <w:name w:val="LFO2336"/>
    <w:basedOn w:val="a4"/>
    <w:rsid w:val="00B518E0"/>
  </w:style>
  <w:style w:type="numbering" w:customStyle="1" w:styleId="NoList146">
    <w:name w:val="No List146"/>
    <w:next w:val="a4"/>
    <w:uiPriority w:val="99"/>
    <w:semiHidden/>
    <w:unhideWhenUsed/>
    <w:rsid w:val="00B518E0"/>
  </w:style>
  <w:style w:type="table" w:customStyle="1" w:styleId="TableGrid166">
    <w:name w:val="Table Grid166"/>
    <w:basedOn w:val="a3"/>
    <w:next w:val="af2"/>
    <w:qFormat/>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6">
    <w:name w:val="Table Grid536"/>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6">
    <w:name w:val="Table Grid656"/>
    <w:basedOn w:val="a3"/>
    <w:next w:val="af2"/>
    <w:uiPriority w:val="59"/>
    <w:rsid w:val="00B518E0"/>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6">
    <w:name w:val="Table Grid1126"/>
    <w:basedOn w:val="a3"/>
    <w:next w:val="af2"/>
    <w:rsid w:val="00B518E0"/>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6">
    <w:name w:val="No List1146"/>
    <w:next w:val="a4"/>
    <w:uiPriority w:val="99"/>
    <w:semiHidden/>
    <w:unhideWhenUsed/>
    <w:rsid w:val="00B518E0"/>
  </w:style>
  <w:style w:type="numbering" w:customStyle="1" w:styleId="NoList11136">
    <w:name w:val="No List11136"/>
    <w:next w:val="a4"/>
    <w:uiPriority w:val="99"/>
    <w:semiHidden/>
    <w:unhideWhenUsed/>
    <w:rsid w:val="00B518E0"/>
  </w:style>
  <w:style w:type="numbering" w:customStyle="1" w:styleId="KeineListe136">
    <w:name w:val="Keine Liste136"/>
    <w:next w:val="a4"/>
    <w:uiPriority w:val="99"/>
    <w:semiHidden/>
    <w:unhideWhenUsed/>
    <w:rsid w:val="00B518E0"/>
  </w:style>
  <w:style w:type="table" w:customStyle="1" w:styleId="Tabellenraster126">
    <w:name w:val="Tabellenraster126"/>
    <w:basedOn w:val="a3"/>
    <w:next w:val="af2"/>
    <w:uiPriority w:val="59"/>
    <w:rsid w:val="00B518E0"/>
    <w:rPr>
      <w:rFonts w:ascii="Calibri" w:eastAsia="SimSun"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6">
    <w:name w:val="Table Grid176"/>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6">
    <w:name w:val="표 구분선746"/>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6">
    <w:name w:val="Table Grid226"/>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6">
    <w:name w:val="リストなし126"/>
    <w:next w:val="a4"/>
    <w:uiPriority w:val="99"/>
    <w:semiHidden/>
    <w:unhideWhenUsed/>
    <w:rsid w:val="00B518E0"/>
  </w:style>
  <w:style w:type="numbering" w:customStyle="1" w:styleId="NoList226">
    <w:name w:val="No List226"/>
    <w:next w:val="a4"/>
    <w:uiPriority w:val="99"/>
    <w:semiHidden/>
    <w:unhideWhenUsed/>
    <w:rsid w:val="00B518E0"/>
  </w:style>
  <w:style w:type="numbering" w:customStyle="1" w:styleId="LFO19126">
    <w:name w:val="LFO19126"/>
    <w:basedOn w:val="a4"/>
    <w:rsid w:val="00B518E0"/>
  </w:style>
  <w:style w:type="numbering" w:customStyle="1" w:styleId="LFO20126">
    <w:name w:val="LFO20126"/>
    <w:basedOn w:val="a4"/>
    <w:rsid w:val="00B518E0"/>
  </w:style>
  <w:style w:type="numbering" w:customStyle="1" w:styleId="LFO21126">
    <w:name w:val="LFO21126"/>
    <w:basedOn w:val="a4"/>
    <w:rsid w:val="00B518E0"/>
  </w:style>
  <w:style w:type="numbering" w:customStyle="1" w:styleId="LFO22126">
    <w:name w:val="LFO22126"/>
    <w:basedOn w:val="a4"/>
    <w:rsid w:val="00B518E0"/>
  </w:style>
  <w:style w:type="numbering" w:customStyle="1" w:styleId="LFO23126">
    <w:name w:val="LFO23126"/>
    <w:basedOn w:val="a4"/>
    <w:rsid w:val="00B518E0"/>
  </w:style>
  <w:style w:type="numbering" w:customStyle="1" w:styleId="NoList1226">
    <w:name w:val="No List1226"/>
    <w:next w:val="a4"/>
    <w:uiPriority w:val="99"/>
    <w:semiHidden/>
    <w:unhideWhenUsed/>
    <w:rsid w:val="00B518E0"/>
  </w:style>
  <w:style w:type="numbering" w:customStyle="1" w:styleId="NoList11226">
    <w:name w:val="No List11226"/>
    <w:next w:val="a4"/>
    <w:uiPriority w:val="99"/>
    <w:semiHidden/>
    <w:unhideWhenUsed/>
    <w:rsid w:val="00B518E0"/>
  </w:style>
  <w:style w:type="numbering" w:customStyle="1" w:styleId="NoList111136">
    <w:name w:val="No List111136"/>
    <w:next w:val="a4"/>
    <w:uiPriority w:val="99"/>
    <w:semiHidden/>
    <w:unhideWhenUsed/>
    <w:rsid w:val="00B518E0"/>
  </w:style>
  <w:style w:type="numbering" w:customStyle="1" w:styleId="KeineListe1126">
    <w:name w:val="Keine Liste1126"/>
    <w:next w:val="a4"/>
    <w:uiPriority w:val="99"/>
    <w:semiHidden/>
    <w:unhideWhenUsed/>
    <w:rsid w:val="00B518E0"/>
  </w:style>
  <w:style w:type="table" w:customStyle="1" w:styleId="TableGrid5126">
    <w:name w:val="Table Grid512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
    <w:name w:val="TableGrid26"/>
    <w:rsid w:val="00B518E0"/>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numbering" w:customStyle="1" w:styleId="ECCBullets26">
    <w:name w:val="ECC Bullets26"/>
    <w:basedOn w:val="a4"/>
    <w:rsid w:val="00B518E0"/>
  </w:style>
  <w:style w:type="numbering" w:customStyle="1" w:styleId="ECCNumbers-Bullets26">
    <w:name w:val="ECC Numbers-Bullets26"/>
    <w:uiPriority w:val="99"/>
    <w:rsid w:val="00B518E0"/>
  </w:style>
  <w:style w:type="table" w:customStyle="1" w:styleId="ECCTable-redheader26">
    <w:name w:val="ECC Table - red header26"/>
    <w:basedOn w:val="a3"/>
    <w:uiPriority w:val="99"/>
    <w:rsid w:val="00B518E0"/>
    <w:pPr>
      <w:spacing w:before="60" w:after="60"/>
      <w:jc w:val="both"/>
    </w:pPr>
    <w:rPr>
      <w:rFonts w:ascii="Arial" w:eastAsia="Calibri" w:hAnsi="Arial"/>
      <w:lang w:val="de-DE" w:eastAsia="de-DE"/>
    </w:rPr>
    <w:tblPr>
      <w:tblStyleRowBandSize w:val="1"/>
      <w:jc w:val="cente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CellMar>
        <w:top w:w="57" w:type="dxa"/>
      </w:tblCellMar>
    </w:tblPr>
    <w:trPr>
      <w:jc w:val="center"/>
    </w:trPr>
    <w:tcPr>
      <w:vAlign w:val="center"/>
    </w:tcPr>
    <w:tblStylePr w:type="firstRow">
      <w:pPr>
        <w:wordWrap/>
        <w:spacing w:beforeLines="0" w:before="120" w:beforeAutospacing="0" w:afterLines="0" w:after="120" w:afterAutospacing="0" w:line="240" w:lineRule="auto"/>
        <w:jc w:val="center"/>
      </w:pPr>
      <w:rPr>
        <w:b/>
        <w:i w:val="0"/>
        <w:color w:val="FFFFFF" w:themeColor="background1"/>
      </w:rPr>
      <w:tblPr/>
      <w:trPr>
        <w:tblHeader/>
      </w:trPr>
      <w:tcPr>
        <w:tcBorders>
          <w:top w:val="single" w:sz="4" w:space="0" w:color="D22A23"/>
          <w:left w:val="single" w:sz="4" w:space="0" w:color="D22A23"/>
          <w:bottom w:val="single" w:sz="4" w:space="0" w:color="D22A23"/>
          <w:right w:val="single" w:sz="4" w:space="0" w:color="D22A23"/>
          <w:insideH w:val="nil"/>
          <w:insideV w:val="single" w:sz="4" w:space="0" w:color="FFFFFF" w:themeColor="background1"/>
          <w:tl2br w:val="nil"/>
          <w:tr2bl w:val="nil"/>
        </w:tcBorders>
        <w:shd w:val="clear" w:color="auto" w:fill="D22A23"/>
      </w:tcPr>
    </w:tblStylePr>
  </w:style>
  <w:style w:type="table" w:customStyle="1" w:styleId="TableGrid326">
    <w:name w:val="Table Grid326"/>
    <w:basedOn w:val="a3"/>
    <w:next w:val="af2"/>
    <w:rsid w:val="00B518E0"/>
    <w:pPr>
      <w:jc w:val="both"/>
    </w:pPr>
    <w:rPr>
      <w:rFonts w:ascii="Arial" w:eastAsia="MS Mincho" w:hAnsi="Arial"/>
      <w:lang w:val="da-DK"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26">
    <w:name w:val="Colorful Grid26"/>
    <w:basedOn w:val="a3"/>
    <w:next w:val="affffa"/>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Simple126">
    <w:name w:val="Table Simple 126"/>
    <w:basedOn w:val="a3"/>
    <w:next w:val="1ff1"/>
    <w:uiPriority w:val="99"/>
    <w:semiHidden/>
    <w:unhideWhenUsed/>
    <w:rsid w:val="00B518E0"/>
    <w:pPr>
      <w:shd w:val="clear" w:color="FFFFFF" w:themeColor="background1" w:fill="auto"/>
      <w:spacing w:before="240" w:after="240"/>
      <w:jc w:val="both"/>
      <w:textboxTightWrap w:val="lastLineOnly"/>
    </w:pPr>
    <w:rPr>
      <w:rFonts w:ascii="Arial" w:eastAsia="MS Mincho" w:hAnsi="Arial"/>
      <w:lang w:val="da-DK"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ColorfulGrid-Accent626">
    <w:name w:val="Colorful Grid - Accent 626"/>
    <w:basedOn w:val="a3"/>
    <w:next w:val="-60"/>
    <w:uiPriority w:val="73"/>
    <w:rsid w:val="00B518E0"/>
    <w:pPr>
      <w:jc w:val="both"/>
    </w:pPr>
    <w:rPr>
      <w:rFonts w:ascii="Arial" w:eastAsia="MS Mincho"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ECCTable-whiteheader26">
    <w:name w:val="ECC Table - white header26"/>
    <w:basedOn w:val="ECCTable-clean"/>
    <w:uiPriority w:val="99"/>
    <w:locked/>
    <w:rsid w:val="00B518E0"/>
    <w:tblPr>
      <w:tblBorders>
        <w:top w:val="single" w:sz="4" w:space="0" w:color="D22A23"/>
        <w:left w:val="single" w:sz="4" w:space="0" w:color="D22A23"/>
        <w:bottom w:val="single" w:sz="4" w:space="0" w:color="D22A23"/>
        <w:right w:val="single" w:sz="4" w:space="0" w:color="D22A23"/>
        <w:insideH w:val="single" w:sz="4" w:space="0" w:color="D22A23"/>
        <w:insideV w:val="single" w:sz="4" w:space="0" w:color="D22A23"/>
      </w:tblBorders>
    </w:tblPr>
    <w:tblStylePr w:type="firstRow">
      <w:pPr>
        <w:wordWrap/>
        <w:spacing w:beforeLines="0" w:before="120" w:beforeAutospacing="0" w:afterLines="0" w:after="120" w:afterAutospacing="0" w:line="240" w:lineRule="auto"/>
        <w:jc w:val="center"/>
      </w:pPr>
      <w:rPr>
        <w:rFonts w:ascii="Arial" w:hAnsi="Arial"/>
        <w:b/>
        <w:i w:val="0"/>
        <w:color w:val="D22A23"/>
        <w:sz w:val="20"/>
      </w:rPr>
      <w:tblPr/>
      <w:trPr>
        <w:tblHeader/>
      </w:trPr>
      <w:tcPr>
        <w:shd w:val="clear" w:color="auto" w:fill="FFFFFF" w:themeFill="background1"/>
      </w:tcPr>
    </w:tblStylePr>
    <w:tblStylePr w:type="lastRow">
      <w:rPr>
        <w:b w:val="0"/>
      </w:rPr>
    </w:tblStylePr>
  </w:style>
  <w:style w:type="table" w:customStyle="1" w:styleId="ECCTable-clean26">
    <w:name w:val="ECC Table - clean26"/>
    <w:uiPriority w:val="99"/>
    <w:rsid w:val="00B518E0"/>
    <w:pPr>
      <w:spacing w:before="60" w:after="60"/>
      <w:jc w:val="both"/>
    </w:pPr>
    <w:rPr>
      <w:rFonts w:ascii="Arial" w:eastAsia="Calibri" w:hAnsi="Arial"/>
      <w:lang w:val="de-DE" w:eastAsia="de-DE" w:bidi="hi-IN"/>
    </w:rPr>
    <w:tblPr>
      <w:tblStyleRowBandSize w:val="1"/>
      <w:jc w:val="center"/>
      <w:tblCellMar>
        <w:top w:w="57" w:type="dxa"/>
        <w:left w:w="108" w:type="dxa"/>
        <w:bottom w:w="0" w:type="dxa"/>
        <w:right w:w="108" w:type="dxa"/>
      </w:tblCellMar>
    </w:tblPr>
    <w:trPr>
      <w:jc w:val="center"/>
    </w:trPr>
    <w:tcPr>
      <w:vAlign w:val="center"/>
    </w:tcPr>
    <w:tblStylePr w:type="firstRow">
      <w:pPr>
        <w:wordWrap/>
        <w:spacing w:beforeLines="0" w:before="120" w:beforeAutospacing="0" w:afterLines="0" w:after="120" w:afterAutospacing="0" w:line="240" w:lineRule="auto"/>
        <w:jc w:val="left"/>
      </w:pPr>
      <w:rPr>
        <w:b/>
        <w:i w:val="0"/>
      </w:rPr>
      <w:tblPr/>
      <w:trPr>
        <w:tblHeader/>
      </w:trPr>
    </w:tblStylePr>
  </w:style>
  <w:style w:type="numbering" w:customStyle="1" w:styleId="NoList326">
    <w:name w:val="No List326"/>
    <w:next w:val="a4"/>
    <w:uiPriority w:val="99"/>
    <w:semiHidden/>
    <w:unhideWhenUsed/>
    <w:rsid w:val="00B518E0"/>
  </w:style>
  <w:style w:type="table" w:customStyle="1" w:styleId="TableGrid426">
    <w:name w:val="Table Grid426"/>
    <w:basedOn w:val="a3"/>
    <w:next w:val="af2"/>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6">
    <w:name w:val="표 구분선7126"/>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6">
    <w:name w:val="Table Grid612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6">
    <w:name w:val="Table Grid1226"/>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26">
    <w:name w:val="Table Grid622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6">
    <w:name w:val="No List426"/>
    <w:next w:val="a4"/>
    <w:uiPriority w:val="99"/>
    <w:semiHidden/>
    <w:unhideWhenUsed/>
    <w:rsid w:val="00B518E0"/>
  </w:style>
  <w:style w:type="table" w:customStyle="1" w:styleId="TableGrid726">
    <w:name w:val="Table Grid726"/>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6">
    <w:name w:val="표 구분선7226"/>
    <w:basedOn w:val="a3"/>
    <w:next w:val="af2"/>
    <w:uiPriority w:val="3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26">
    <w:name w:val="Table Grid632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26">
    <w:name w:val="Table Grid1326"/>
    <w:basedOn w:val="a3"/>
    <w:next w:val="af2"/>
    <w:rsid w:val="00B518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6">
    <w:name w:val="Table Grid826"/>
    <w:basedOn w:val="a3"/>
    <w:next w:val="af2"/>
    <w:uiPriority w:val="59"/>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0">
    <w:name w:val="彩色网格126"/>
    <w:basedOn w:val="a3"/>
    <w:uiPriority w:val="73"/>
    <w:rsid w:val="00B518E0"/>
    <w:pPr>
      <w:jc w:val="both"/>
    </w:pPr>
    <w:rPr>
      <w:rFonts w:ascii="Arial" w:eastAsiaTheme="minorEastAsia" w:hAnsi="Arial"/>
      <w:color w:val="000000" w:themeColor="text1"/>
      <w:lang w:val="da-DK"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TableGrid926">
    <w:name w:val="Table Grid926"/>
    <w:basedOn w:val="a3"/>
    <w:next w:val="af2"/>
    <w:uiPriority w:val="39"/>
    <w:rsid w:val="00B518E0"/>
    <w:rPr>
      <w:rFonts w:ascii="Calibri" w:eastAsia="Calibri" w:hAnsi="Calibr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6">
    <w:name w:val="No List1111126"/>
    <w:next w:val="a4"/>
    <w:uiPriority w:val="99"/>
    <w:semiHidden/>
    <w:unhideWhenUsed/>
    <w:rsid w:val="00B518E0"/>
  </w:style>
  <w:style w:type="table" w:customStyle="1" w:styleId="PlumTable26">
    <w:name w:val="Plum Table26"/>
    <w:basedOn w:val="a3"/>
    <w:rsid w:val="00B518E0"/>
    <w:pPr>
      <w:spacing w:line="185" w:lineRule="auto"/>
    </w:pPr>
    <w:rPr>
      <w:rFonts w:asciiTheme="minorHAnsi" w:eastAsia="MS Mincho" w:hAnsiTheme="minorHAnsi"/>
      <w:color w:val="000000" w:themeColor="text1"/>
      <w:sz w:val="19"/>
      <w:lang w:val="en-GB" w:eastAsia="en-GB"/>
    </w:rPr>
    <w:tblPr>
      <w:tblStyleRowBandSize w:val="1"/>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CellMar>
        <w:top w:w="57" w:type="dxa"/>
        <w:left w:w="57" w:type="dxa"/>
        <w:bottom w:w="57" w:type="dxa"/>
        <w:right w:w="57" w:type="dxa"/>
      </w:tblCellMar>
    </w:tblPr>
    <w:trPr>
      <w:cantSplit/>
    </w:trPr>
    <w:tcPr>
      <w:shd w:val="clear" w:color="auto" w:fill="F1F2F2"/>
    </w:tcPr>
    <w:tblStylePr w:type="firstRow">
      <w:rPr>
        <w:rFonts w:ascii="@바탕" w:hAnsi="@바탕"/>
        <w:color w:val="FFFFFF"/>
      </w:rPr>
      <w:tblPr/>
      <w:tcPr>
        <w:shd w:val="clear" w:color="auto" w:fill="C0504D" w:themeFill="accent2"/>
      </w:tcPr>
    </w:tblStylePr>
    <w:tblStylePr w:type="band2Horz">
      <w:tblPr/>
      <w:tcPr>
        <w:shd w:val="clear" w:color="auto" w:fill="E6E7E8"/>
      </w:tcPr>
    </w:tblStylePr>
  </w:style>
  <w:style w:type="table" w:customStyle="1" w:styleId="Grilledutableau126">
    <w:name w:val="Grille du tableau126"/>
    <w:basedOn w:val="a3"/>
    <w:next w:val="af2"/>
    <w:uiPriority w:val="39"/>
    <w:rsid w:val="00B518E0"/>
    <w:rPr>
      <w:rFonts w:ascii="Times New Roman" w:eastAsiaTheme="minorEastAsia"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6">
    <w:name w:val="Table Grid1026"/>
    <w:basedOn w:val="a3"/>
    <w:next w:val="af2"/>
    <w:uiPriority w:val="59"/>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6">
    <w:name w:val="Table Grid186"/>
    <w:basedOn w:val="a3"/>
    <w:next w:val="af2"/>
    <w:uiPriority w:val="59"/>
    <w:rsid w:val="00B518E0"/>
    <w:pPr>
      <w:tabs>
        <w:tab w:val="left" w:pos="794"/>
        <w:tab w:val="left" w:pos="1191"/>
        <w:tab w:val="left" w:pos="1588"/>
        <w:tab w:val="left" w:pos="1985"/>
      </w:tabs>
      <w:overflowPunct w:val="0"/>
      <w:autoSpaceDE w:val="0"/>
      <w:autoSpaceDN w:val="0"/>
      <w:adjustRightInd w:val="0"/>
      <w:spacing w:before="12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6">
    <w:name w:val="Table Grid54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8">
    <w:name w:val="Table Grid668"/>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6">
    <w:name w:val="Table Grid196"/>
    <w:basedOn w:val="a3"/>
    <w:next w:val="af2"/>
    <w:uiPriority w:val="59"/>
    <w:qFormat/>
    <w:rsid w:val="00B518E0"/>
    <w:rPr>
      <w:rFonts w:ascii="Century" w:eastAsia="MS Mincho" w:hAnsi="Century"/>
      <w:kern w:val="2"/>
      <w:sz w:val="21"/>
      <w:szCs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6">
    <w:name w:val="Table Grid206"/>
    <w:basedOn w:val="a3"/>
    <w:next w:val="af2"/>
    <w:rsid w:val="00B518E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6">
    <w:name w:val="No List11111116"/>
    <w:next w:val="a4"/>
    <w:uiPriority w:val="99"/>
    <w:semiHidden/>
    <w:unhideWhenUsed/>
    <w:rsid w:val="00B518E0"/>
  </w:style>
  <w:style w:type="table" w:customStyle="1" w:styleId="TableGrid6616">
    <w:name w:val="Table Grid6616"/>
    <w:basedOn w:val="a3"/>
    <w:next w:val="af2"/>
    <w:uiPriority w:val="59"/>
    <w:rsid w:val="00B518E0"/>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0">
    <w:name w:val="No List30"/>
    <w:next w:val="a4"/>
    <w:uiPriority w:val="99"/>
    <w:semiHidden/>
    <w:unhideWhenUsed/>
    <w:rsid w:val="00B518E0"/>
  </w:style>
  <w:style w:type="table" w:customStyle="1" w:styleId="NewTableStyle1">
    <w:name w:val="NewTableStyle1"/>
    <w:basedOn w:val="a3"/>
    <w:uiPriority w:val="99"/>
    <w:rsid w:val="00B518E0"/>
    <w:rPr>
      <w:rFonts w:ascii="Times New Roman" w:eastAsia="MS Mincho" w:hAnsi="Times New Roman"/>
      <w:lang w:eastAsia="en-US"/>
    </w:rPr>
    <w:tblPr/>
  </w:style>
  <w:style w:type="character" w:customStyle="1" w:styleId="FigureNoChar1">
    <w:name w:val="Figure_No Char1"/>
    <w:rsid w:val="00B518E0"/>
    <w:rPr>
      <w:rFonts w:ascii="Times New Roman" w:hAnsi="Times New Roman"/>
      <w:caps/>
      <w:lang w:eastAsia="en-US"/>
    </w:rPr>
  </w:style>
  <w:style w:type="table" w:customStyle="1" w:styleId="Grilledutableau2">
    <w:name w:val="Grille du tableau2"/>
    <w:basedOn w:val="a3"/>
    <w:next w:val="af2"/>
    <w:uiPriority w:val="39"/>
    <w:qFormat/>
    <w:rsid w:val="00B518E0"/>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a1"/>
    <w:rsid w:val="00B518E0"/>
    <w:pPr>
      <w:tabs>
        <w:tab w:val="clear" w:pos="1134"/>
        <w:tab w:val="clear" w:pos="1871"/>
        <w:tab w:val="clear" w:pos="2268"/>
      </w:tabs>
      <w:overflowPunct/>
      <w:autoSpaceDE/>
      <w:autoSpaceDN/>
      <w:adjustRightInd/>
      <w:spacing w:before="100" w:beforeAutospacing="1" w:after="100" w:afterAutospacing="1"/>
      <w:textAlignment w:val="auto"/>
    </w:pPr>
    <w:rPr>
      <w:rFonts w:eastAsia="MS Mincho"/>
      <w:szCs w:val="24"/>
    </w:rPr>
  </w:style>
  <w:style w:type="paragraph" w:customStyle="1" w:styleId="TabletextEsp">
    <w:name w:val="Table_text_Esp"/>
    <w:basedOn w:val="a1"/>
    <w:rsid w:val="00B518E0"/>
    <w:pPr>
      <w:widowControl w:val="0"/>
      <w:tabs>
        <w:tab w:val="clear" w:pos="1134"/>
        <w:tab w:val="clear" w:pos="1871"/>
        <w:tab w:val="clear" w:pos="2268"/>
        <w:tab w:val="left" w:pos="90"/>
        <w:tab w:val="left" w:pos="794"/>
        <w:tab w:val="left" w:pos="849"/>
        <w:tab w:val="left" w:pos="1191"/>
        <w:tab w:val="left" w:pos="1588"/>
        <w:tab w:val="left" w:pos="1985"/>
        <w:tab w:val="left" w:pos="3514"/>
        <w:tab w:val="left" w:pos="4251"/>
        <w:tab w:val="left" w:pos="5162"/>
      </w:tabs>
      <w:overflowPunct/>
      <w:spacing w:before="16"/>
      <w:jc w:val="both"/>
      <w:textAlignment w:val="auto"/>
    </w:pPr>
    <w:rPr>
      <w:rFonts w:eastAsia="MS Mincho"/>
      <w:color w:val="000000"/>
      <w:sz w:val="18"/>
      <w:szCs w:val="18"/>
      <w:lang w:val="fr-FR"/>
    </w:rPr>
  </w:style>
  <w:style w:type="paragraph" w:customStyle="1" w:styleId="TabletitleEsp">
    <w:name w:val="Table_title_Esp"/>
    <w:basedOn w:val="a1"/>
    <w:rsid w:val="00B518E0"/>
    <w:pPr>
      <w:keepNext/>
      <w:keepLines/>
      <w:widowControl w:val="0"/>
      <w:tabs>
        <w:tab w:val="clear" w:pos="1134"/>
        <w:tab w:val="clear" w:pos="1871"/>
        <w:tab w:val="clear" w:pos="2268"/>
        <w:tab w:val="left" w:pos="90"/>
        <w:tab w:val="left" w:pos="794"/>
        <w:tab w:val="left" w:pos="1191"/>
        <w:tab w:val="left" w:pos="1588"/>
        <w:tab w:val="left" w:pos="1985"/>
      </w:tabs>
      <w:spacing w:before="77"/>
      <w:jc w:val="both"/>
    </w:pPr>
    <w:rPr>
      <w:rFonts w:eastAsia="MS Mincho"/>
      <w:b/>
      <w:bCs/>
      <w:color w:val="000000"/>
      <w:sz w:val="18"/>
      <w:szCs w:val="18"/>
      <w:lang w:val="fr-FR"/>
    </w:rPr>
  </w:style>
  <w:style w:type="paragraph" w:customStyle="1" w:styleId="TableheadEsp">
    <w:name w:val="Table_head_Esp"/>
    <w:basedOn w:val="a1"/>
    <w:rsid w:val="00B518E0"/>
    <w:pPr>
      <w:keepNext/>
      <w:keepLines/>
      <w:widowControl w:val="0"/>
      <w:tabs>
        <w:tab w:val="clear" w:pos="1134"/>
        <w:tab w:val="clear" w:pos="1871"/>
        <w:tab w:val="clear" w:pos="2268"/>
        <w:tab w:val="left" w:pos="90"/>
        <w:tab w:val="left" w:pos="794"/>
        <w:tab w:val="left" w:pos="855"/>
        <w:tab w:val="left" w:pos="1191"/>
        <w:tab w:val="left" w:pos="1588"/>
        <w:tab w:val="left" w:pos="1985"/>
        <w:tab w:val="left" w:pos="3450"/>
        <w:tab w:val="left" w:pos="4195"/>
        <w:tab w:val="left" w:pos="5164"/>
      </w:tabs>
      <w:overflowPunct/>
      <w:spacing w:before="97"/>
      <w:jc w:val="both"/>
      <w:textAlignment w:val="auto"/>
    </w:pPr>
    <w:rPr>
      <w:rFonts w:eastAsia="SimSun"/>
      <w:b/>
      <w:bCs/>
      <w:color w:val="000000"/>
      <w:sz w:val="18"/>
      <w:szCs w:val="18"/>
      <w:lang w:val="fr-FR" w:eastAsia="zh-CN"/>
    </w:rPr>
  </w:style>
  <w:style w:type="paragraph" w:customStyle="1" w:styleId="CoverNumber">
    <w:name w:val="Cover Number"/>
    <w:basedOn w:val="a1"/>
    <w:qFormat/>
    <w:rsid w:val="00B518E0"/>
    <w:pPr>
      <w:widowControl w:val="0"/>
      <w:tabs>
        <w:tab w:val="clear" w:pos="1134"/>
        <w:tab w:val="clear" w:pos="1871"/>
        <w:tab w:val="clear" w:pos="2268"/>
      </w:tabs>
      <w:overflowPunct/>
      <w:adjustRightInd/>
      <w:spacing w:before="93"/>
      <w:ind w:left="284"/>
      <w:textAlignment w:val="auto"/>
      <w:outlineLvl w:val="0"/>
    </w:pPr>
    <w:rPr>
      <w:rFonts w:ascii="Arial" w:eastAsia="AvenirNext LT Pro Medium" w:hAnsi="Arial" w:cs="AvenirNext LT Pro Medium"/>
      <w:b/>
      <w:bCs/>
      <w:spacing w:val="-10"/>
      <w:sz w:val="44"/>
      <w:szCs w:val="52"/>
      <w:lang w:val="en-US"/>
    </w:rPr>
  </w:style>
  <w:style w:type="paragraph" w:customStyle="1" w:styleId="CoverDate">
    <w:name w:val="Cover Date"/>
    <w:basedOn w:val="a1"/>
    <w:qFormat/>
    <w:rsid w:val="00B518E0"/>
    <w:pPr>
      <w:widowControl w:val="0"/>
      <w:tabs>
        <w:tab w:val="clear" w:pos="1134"/>
        <w:tab w:val="clear" w:pos="1871"/>
        <w:tab w:val="clear" w:pos="2268"/>
      </w:tabs>
      <w:overflowPunct/>
      <w:adjustRightInd/>
      <w:spacing w:before="126"/>
      <w:ind w:left="284"/>
      <w:textAlignment w:val="auto"/>
    </w:pPr>
    <w:rPr>
      <w:rFonts w:ascii="Arial" w:eastAsia="AvenirNext LT Pro Regular" w:hAnsi="Arial" w:cs="AvenirNext LT Pro Regular"/>
      <w:b/>
      <w:spacing w:val="-2"/>
      <w:sz w:val="36"/>
      <w:szCs w:val="22"/>
      <w:lang w:val="en-US"/>
    </w:rPr>
  </w:style>
  <w:style w:type="paragraph" w:customStyle="1" w:styleId="CoverSeries">
    <w:name w:val="Cover Series"/>
    <w:basedOn w:val="a1"/>
    <w:qFormat/>
    <w:rsid w:val="00B518E0"/>
    <w:pPr>
      <w:widowControl w:val="0"/>
      <w:tabs>
        <w:tab w:val="clear" w:pos="1134"/>
        <w:tab w:val="clear" w:pos="1871"/>
        <w:tab w:val="clear" w:pos="2268"/>
      </w:tabs>
      <w:overflowPunct/>
      <w:adjustRightInd/>
      <w:spacing w:before="241" w:line="244" w:lineRule="auto"/>
      <w:ind w:left="284"/>
      <w:textAlignment w:val="auto"/>
    </w:pPr>
    <w:rPr>
      <w:rFonts w:ascii="Arial" w:eastAsia="AvenirNext LT Pro Regular" w:hAnsi="Arial" w:cs="AvenirNext LT Pro Regular"/>
      <w:bCs/>
      <w:color w:val="1A1A1A"/>
      <w:spacing w:val="-4"/>
      <w:sz w:val="40"/>
      <w:szCs w:val="48"/>
      <w:lang w:val="en-US"/>
    </w:rPr>
  </w:style>
  <w:style w:type="paragraph" w:customStyle="1" w:styleId="CoverTitle">
    <w:name w:val="Cover Title"/>
    <w:basedOn w:val="a1"/>
    <w:qFormat/>
    <w:rsid w:val="00B518E0"/>
    <w:pPr>
      <w:widowControl w:val="0"/>
      <w:tabs>
        <w:tab w:val="clear" w:pos="1134"/>
        <w:tab w:val="clear" w:pos="1871"/>
        <w:tab w:val="clear" w:pos="2268"/>
      </w:tabs>
      <w:overflowPunct/>
      <w:adjustRightInd/>
      <w:spacing w:before="338" w:line="244" w:lineRule="auto"/>
      <w:ind w:left="284" w:right="1002"/>
      <w:textAlignment w:val="auto"/>
    </w:pPr>
    <w:rPr>
      <w:rFonts w:ascii="Arial" w:eastAsia="AvenirNext LT Pro Regular" w:hAnsi="Arial" w:cs="AvenirNext LT Pro Regular"/>
      <w:b/>
      <w:bCs/>
      <w:sz w:val="44"/>
      <w:szCs w:val="48"/>
      <w:lang w:val="en-US"/>
    </w:rPr>
  </w:style>
  <w:style w:type="paragraph" w:customStyle="1" w:styleId="DocumentTitle">
    <w:name w:val="DocumentTitle"/>
    <w:basedOn w:val="a1"/>
    <w:qFormat/>
    <w:rsid w:val="006E6FC5"/>
    <w:pPr>
      <w:tabs>
        <w:tab w:val="clear" w:pos="1134"/>
        <w:tab w:val="clear" w:pos="1871"/>
        <w:tab w:val="clear" w:pos="2268"/>
      </w:tabs>
      <w:overflowPunct/>
      <w:autoSpaceDE/>
      <w:autoSpaceDN/>
      <w:adjustRightInd/>
      <w:spacing w:before="0" w:after="160" w:line="259" w:lineRule="auto"/>
      <w:jc w:val="center"/>
      <w:textAlignment w:val="auto"/>
    </w:pPr>
    <w:rPr>
      <w:rFonts w:ascii="바탕체" w:eastAsiaTheme="minorHAnsi" w:hAnsi="바탕체" w:cstheme="minorBidi"/>
      <w:b/>
      <w:sz w:val="40"/>
      <w:szCs w:val="22"/>
      <w:u w:val="single"/>
      <w:lang w:val="en-US"/>
    </w:rPr>
  </w:style>
  <w:style w:type="paragraph" w:customStyle="1" w:styleId="HighlightText">
    <w:name w:val="HighlightText"/>
    <w:basedOn w:val="a1"/>
    <w:qFormat/>
    <w:rsid w:val="006E6FC5"/>
    <w:pPr>
      <w:tabs>
        <w:tab w:val="clear" w:pos="1134"/>
        <w:tab w:val="clear" w:pos="1871"/>
        <w:tab w:val="clear" w:pos="2268"/>
      </w:tabs>
      <w:overflowPunct/>
      <w:autoSpaceDE/>
      <w:autoSpaceDN/>
      <w:adjustRightInd/>
      <w:spacing w:before="0" w:after="160" w:line="259" w:lineRule="auto"/>
      <w:textAlignment w:val="auto"/>
    </w:pPr>
    <w:rPr>
      <w:rFonts w:ascii="Calibri" w:eastAsiaTheme="minorHAnsi" w:hAnsi="Calibri" w:cstheme="minorBidi"/>
      <w:sz w:val="28"/>
      <w:szCs w:val="22"/>
      <w:lang w:val="en-US"/>
    </w:rPr>
  </w:style>
  <w:style w:type="paragraph" w:customStyle="1" w:styleId="DateAndTeam">
    <w:name w:val="DateAndTeam"/>
    <w:basedOn w:val="a1"/>
    <w:qFormat/>
    <w:rsid w:val="006E6FC5"/>
    <w:pPr>
      <w:tabs>
        <w:tab w:val="clear" w:pos="1134"/>
        <w:tab w:val="clear" w:pos="1871"/>
        <w:tab w:val="clear" w:pos="2268"/>
      </w:tabs>
      <w:overflowPunct/>
      <w:autoSpaceDE/>
      <w:autoSpaceDN/>
      <w:adjustRightInd/>
      <w:spacing w:before="0" w:after="160" w:line="259" w:lineRule="auto"/>
      <w:jc w:val="right"/>
      <w:textAlignment w:val="auto"/>
    </w:pPr>
    <w:rPr>
      <w:rFonts w:ascii="바탕체" w:eastAsiaTheme="minorHAnsi" w:hAnsi="바탕체" w:cstheme="minorBidi"/>
      <w:sz w:val="26"/>
      <w:szCs w:val="22"/>
      <w:lang w:val="en-US"/>
    </w:rPr>
  </w:style>
  <w:style w:type="paragraph" w:customStyle="1" w:styleId="Indent0">
    <w:name w:val="Indent0"/>
    <w:basedOn w:val="a1"/>
    <w:qFormat/>
    <w:rsid w:val="006E6FC5"/>
    <w:pPr>
      <w:widowControl w:val="0"/>
      <w:tabs>
        <w:tab w:val="clear" w:pos="1134"/>
        <w:tab w:val="clear" w:pos="1871"/>
        <w:tab w:val="clear" w:pos="2268"/>
      </w:tabs>
      <w:wordWrap w:val="0"/>
      <w:overflowPunct/>
      <w:adjustRightInd/>
      <w:spacing w:before="0" w:after="160" w:line="259" w:lineRule="auto"/>
      <w:textAlignment w:val="auto"/>
    </w:pPr>
    <w:rPr>
      <w:rFonts w:ascii="바탕체" w:eastAsiaTheme="minorEastAsia" w:hAnsi="바탕체" w:cstheme="minorBidi"/>
      <w:b/>
      <w:kern w:val="2"/>
      <w:sz w:val="28"/>
      <w:szCs w:val="22"/>
      <w:lang w:val="en-US" w:eastAsia="ko-KR"/>
    </w:rPr>
  </w:style>
  <w:style w:type="paragraph" w:customStyle="1" w:styleId="Indent20">
    <w:name w:val="Indent2"/>
    <w:basedOn w:val="a1"/>
    <w:qFormat/>
    <w:rsid w:val="006E6FC5"/>
    <w:pPr>
      <w:widowControl w:val="0"/>
      <w:tabs>
        <w:tab w:val="clear" w:pos="1134"/>
        <w:tab w:val="clear" w:pos="1871"/>
        <w:tab w:val="clear" w:pos="2268"/>
      </w:tabs>
      <w:wordWrap w:val="0"/>
      <w:overflowPunct/>
      <w:adjustRightInd/>
      <w:spacing w:before="0" w:after="160" w:line="259" w:lineRule="auto"/>
      <w:textAlignment w:val="auto"/>
    </w:pPr>
    <w:rPr>
      <w:rFonts w:ascii="바탕체" w:eastAsiaTheme="minorEastAsia" w:hAnsi="바탕체" w:cstheme="minorBidi"/>
      <w:kern w:val="2"/>
      <w:sz w:val="28"/>
      <w:szCs w:val="22"/>
      <w:lang w:val="en-US" w:eastAsia="ko-KR"/>
    </w:rPr>
  </w:style>
  <w:style w:type="paragraph" w:customStyle="1" w:styleId="Indent4">
    <w:name w:val="Indent4"/>
    <w:basedOn w:val="a1"/>
    <w:qFormat/>
    <w:rsid w:val="006E6FC5"/>
    <w:pPr>
      <w:widowControl w:val="0"/>
      <w:tabs>
        <w:tab w:val="clear" w:pos="1134"/>
        <w:tab w:val="clear" w:pos="1871"/>
        <w:tab w:val="clear" w:pos="2268"/>
      </w:tabs>
      <w:wordWrap w:val="0"/>
      <w:overflowPunct/>
      <w:adjustRightInd/>
      <w:spacing w:before="0" w:after="160" w:line="259" w:lineRule="auto"/>
      <w:jc w:val="both"/>
      <w:textAlignment w:val="auto"/>
    </w:pPr>
    <w:rPr>
      <w:rFonts w:ascii="바탕체" w:eastAsiaTheme="minorEastAsia" w:hAnsi="바탕체" w:cstheme="minorBidi"/>
      <w:kern w:val="2"/>
      <w:sz w:val="28"/>
      <w:szCs w:val="22"/>
      <w:lang w:val="en-US" w:eastAsia="ko-KR"/>
    </w:rPr>
  </w:style>
  <w:style w:type="paragraph" w:customStyle="1" w:styleId="Indent6">
    <w:name w:val="Indent6"/>
    <w:basedOn w:val="a1"/>
    <w:qFormat/>
    <w:rsid w:val="006E6FC5"/>
    <w:pPr>
      <w:widowControl w:val="0"/>
      <w:tabs>
        <w:tab w:val="clear" w:pos="1134"/>
        <w:tab w:val="clear" w:pos="1871"/>
        <w:tab w:val="clear" w:pos="2268"/>
      </w:tabs>
      <w:wordWrap w:val="0"/>
      <w:overflowPunct/>
      <w:adjustRightInd/>
      <w:spacing w:before="0" w:after="160" w:line="259" w:lineRule="auto"/>
      <w:jc w:val="both"/>
      <w:textAlignment w:val="auto"/>
    </w:pPr>
    <w:rPr>
      <w:rFonts w:ascii="바탕체" w:eastAsiaTheme="minorEastAsia" w:hAnsi="바탕체" w:cstheme="minorBidi"/>
      <w:kern w:val="2"/>
      <w:sz w:val="28"/>
      <w:szCs w:val="22"/>
      <w:lang w:val="en-US" w:eastAsia="ko-KR"/>
    </w:rPr>
  </w:style>
  <w:style w:type="paragraph" w:customStyle="1" w:styleId="Head1">
    <w:name w:val="Head1"/>
    <w:qFormat/>
    <w:rsid w:val="006E6FC5"/>
    <w:pPr>
      <w:spacing w:after="160" w:line="259" w:lineRule="auto"/>
      <w:jc w:val="center"/>
    </w:pPr>
    <w:rPr>
      <w:rFonts w:ascii="Calibri" w:eastAsiaTheme="minorEastAsia" w:hAnsi="Calibri" w:cstheme="minorBidi"/>
      <w:b/>
      <w:sz w:val="28"/>
      <w:szCs w:val="22"/>
      <w:lang w:eastAsia="ko-KR"/>
    </w:rPr>
  </w:style>
  <w:style w:type="paragraph" w:customStyle="1" w:styleId="Head3">
    <w:name w:val="Head3"/>
    <w:qFormat/>
    <w:rsid w:val="006E6FC5"/>
    <w:pPr>
      <w:spacing w:after="160" w:line="259" w:lineRule="auto"/>
    </w:pPr>
    <w:rPr>
      <w:rFonts w:ascii="Calibri" w:eastAsiaTheme="minorEastAsia" w:hAnsi="Calibri" w:cstheme="minorBidi"/>
      <w:b/>
      <w:sz w:val="26"/>
      <w:szCs w:val="22"/>
      <w:lang w:eastAsia="ko-KR"/>
    </w:rPr>
  </w:style>
  <w:style w:type="paragraph" w:customStyle="1" w:styleId="Head4">
    <w:name w:val="Head4"/>
    <w:qFormat/>
    <w:rsid w:val="006E6FC5"/>
    <w:pPr>
      <w:spacing w:after="160" w:line="259" w:lineRule="auto"/>
    </w:pPr>
    <w:rPr>
      <w:rFonts w:ascii="Calibri" w:eastAsiaTheme="minorEastAsia" w:hAnsi="Calibri" w:cstheme="minorBidi"/>
      <w:b/>
      <w:sz w:val="24"/>
      <w:szCs w:val="22"/>
      <w:lang w:eastAsia="ko-KR"/>
    </w:rPr>
  </w:style>
  <w:style w:type="paragraph" w:customStyle="1" w:styleId="Head5">
    <w:name w:val="Head5"/>
    <w:qFormat/>
    <w:rsid w:val="006E6FC5"/>
    <w:pPr>
      <w:spacing w:after="160" w:line="259" w:lineRule="auto"/>
    </w:pPr>
    <w:rPr>
      <w:rFonts w:ascii="Calibri" w:eastAsiaTheme="minorEastAsia" w:hAnsi="Calibri" w:cstheme="minorBidi"/>
      <w:sz w:val="24"/>
      <w:szCs w:val="22"/>
      <w:lang w:eastAsia="ko-KR"/>
    </w:rPr>
  </w:style>
  <w:style w:type="paragraph" w:customStyle="1" w:styleId="Head6">
    <w:name w:val="Head6"/>
    <w:qFormat/>
    <w:rsid w:val="006E6FC5"/>
    <w:pPr>
      <w:spacing w:after="160" w:line="259" w:lineRule="auto"/>
    </w:pPr>
    <w:rPr>
      <w:rFonts w:ascii="Calibri" w:eastAsiaTheme="minorEastAsia" w:hAnsi="Calibri" w:cstheme="minorBidi"/>
      <w:sz w:val="24"/>
      <w:szCs w:val="22"/>
      <w:lang w:eastAsia="ko-KR"/>
    </w:rPr>
  </w:style>
  <w:style w:type="paragraph" w:customStyle="1" w:styleId="TextPara">
    <w:name w:val="TextPara"/>
    <w:qFormat/>
    <w:rsid w:val="006E6FC5"/>
    <w:pPr>
      <w:spacing w:after="160" w:line="259" w:lineRule="auto"/>
    </w:pPr>
    <w:rPr>
      <w:rFonts w:ascii="Calibri" w:eastAsiaTheme="minorHAnsi" w:hAnsi="Calibri" w:cstheme="minorBidi"/>
      <w:sz w:val="24"/>
      <w:szCs w:val="22"/>
      <w:lang w:eastAsia="en-US"/>
    </w:rPr>
  </w:style>
  <w:style w:type="paragraph" w:customStyle="1" w:styleId="Acknowledgement">
    <w:name w:val="Acknowledgement"/>
    <w:basedOn w:val="a1"/>
    <w:qFormat/>
    <w:rsid w:val="006E6FC5"/>
    <w:pPr>
      <w:tabs>
        <w:tab w:val="clear" w:pos="1134"/>
        <w:tab w:val="clear" w:pos="1871"/>
        <w:tab w:val="clear" w:pos="2268"/>
      </w:tabs>
      <w:overflowPunct/>
      <w:autoSpaceDE/>
      <w:autoSpaceDN/>
      <w:adjustRightInd/>
      <w:spacing w:before="0" w:after="160" w:line="259" w:lineRule="auto"/>
      <w:textAlignment w:val="auto"/>
    </w:pPr>
    <w:rPr>
      <w:rFonts w:ascii="Calibri" w:eastAsiaTheme="minorHAnsi" w:hAnsi="Calibri" w:cstheme="minorBidi"/>
      <w:sz w:val="28"/>
      <w:szCs w:val="22"/>
      <w:lang w:val="en-US"/>
    </w:rPr>
  </w:style>
  <w:style w:type="paragraph" w:customStyle="1" w:styleId="TechCode">
    <w:name w:val="TechCode"/>
    <w:basedOn w:val="a1"/>
    <w:qFormat/>
    <w:rsid w:val="006E6FC5"/>
    <w:pPr>
      <w:shd w:val="clear" w:color="auto" w:fill="D9D9D9" w:themeFill="background1" w:themeFillShade="D9"/>
      <w:tabs>
        <w:tab w:val="clear" w:pos="1134"/>
        <w:tab w:val="clear" w:pos="1871"/>
        <w:tab w:val="clear" w:pos="2268"/>
      </w:tabs>
      <w:overflowPunct/>
      <w:autoSpaceDE/>
      <w:autoSpaceDN/>
      <w:adjustRightInd/>
      <w:spacing w:before="0" w:after="160" w:line="259" w:lineRule="auto"/>
      <w:textAlignment w:val="auto"/>
    </w:pPr>
    <w:rPr>
      <w:rFonts w:ascii="Courier New" w:eastAsiaTheme="minorHAnsi" w:hAnsi="Courier New" w:cstheme="minorBidi"/>
      <w:sz w:val="28"/>
      <w:szCs w:val="22"/>
      <w:lang w:val="en-US"/>
    </w:rPr>
  </w:style>
  <w:style w:type="paragraph" w:customStyle="1" w:styleId="Notes">
    <w:name w:val="Notes"/>
    <w:basedOn w:val="a1"/>
    <w:qFormat/>
    <w:rsid w:val="006E6FC5"/>
    <w:pPr>
      <w:tabs>
        <w:tab w:val="clear" w:pos="1134"/>
        <w:tab w:val="clear" w:pos="1871"/>
        <w:tab w:val="clear" w:pos="2268"/>
      </w:tabs>
      <w:overflowPunct/>
      <w:autoSpaceDE/>
      <w:autoSpaceDN/>
      <w:adjustRightInd/>
      <w:spacing w:before="0" w:after="160" w:line="259" w:lineRule="auto"/>
      <w:textAlignment w:val="auto"/>
    </w:pPr>
    <w:rPr>
      <w:rFonts w:ascii="Calibri" w:eastAsiaTheme="minorHAnsi" w:hAnsi="Calibri" w:cstheme="minorBidi"/>
      <w:i/>
      <w:sz w:val="28"/>
      <w:szCs w:val="22"/>
      <w:lang w:val="en-US"/>
    </w:rPr>
  </w:style>
  <w:style w:type="paragraph" w:customStyle="1" w:styleId="FigureCaption">
    <w:name w:val="FigureCaption"/>
    <w:basedOn w:val="a1"/>
    <w:qFormat/>
    <w:rsid w:val="006E6FC5"/>
    <w:pPr>
      <w:tabs>
        <w:tab w:val="clear" w:pos="1134"/>
        <w:tab w:val="clear" w:pos="1871"/>
        <w:tab w:val="clear" w:pos="2268"/>
      </w:tabs>
      <w:overflowPunct/>
      <w:autoSpaceDE/>
      <w:autoSpaceDN/>
      <w:adjustRightInd/>
      <w:spacing w:before="0" w:after="160" w:line="259" w:lineRule="auto"/>
      <w:textAlignment w:val="auto"/>
    </w:pPr>
    <w:rPr>
      <w:rFonts w:ascii="Calibri" w:eastAsiaTheme="minorHAnsi" w:hAnsi="Calibri" w:cstheme="minorBidi"/>
      <w:sz w:val="28"/>
      <w:szCs w:val="22"/>
      <w:lang w:val="en-US"/>
    </w:rPr>
  </w:style>
  <w:style w:type="paragraph" w:customStyle="1" w:styleId="TableCaption">
    <w:name w:val="TableCaption"/>
    <w:basedOn w:val="FigureCaption"/>
    <w:qFormat/>
    <w:rsid w:val="006E6FC5"/>
  </w:style>
  <w:style w:type="paragraph" w:customStyle="1" w:styleId="Quotation">
    <w:name w:val="Quotation"/>
    <w:basedOn w:val="a1"/>
    <w:qFormat/>
    <w:rsid w:val="006E6FC5"/>
    <w:pPr>
      <w:pBdr>
        <w:left w:val="single" w:sz="24" w:space="4" w:color="auto"/>
      </w:pBdr>
      <w:tabs>
        <w:tab w:val="clear" w:pos="1134"/>
        <w:tab w:val="clear" w:pos="1871"/>
        <w:tab w:val="clear" w:pos="2268"/>
      </w:tabs>
      <w:overflowPunct/>
      <w:autoSpaceDE/>
      <w:autoSpaceDN/>
      <w:adjustRightInd/>
      <w:spacing w:before="0" w:after="160" w:line="259" w:lineRule="auto"/>
      <w:ind w:left="864" w:right="864"/>
      <w:jc w:val="both"/>
      <w:textAlignment w:val="auto"/>
    </w:pPr>
    <w:rPr>
      <w:rFonts w:ascii="Calibri" w:eastAsiaTheme="minorHAnsi" w:hAnsi="Calibri" w:cstheme="minorBidi"/>
      <w:sz w:val="28"/>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80626">
      <w:bodyDiv w:val="1"/>
      <w:marLeft w:val="0"/>
      <w:marRight w:val="0"/>
      <w:marTop w:val="0"/>
      <w:marBottom w:val="0"/>
      <w:divBdr>
        <w:top w:val="none" w:sz="0" w:space="0" w:color="auto"/>
        <w:left w:val="none" w:sz="0" w:space="0" w:color="auto"/>
        <w:bottom w:val="none" w:sz="0" w:space="0" w:color="auto"/>
        <w:right w:val="none" w:sz="0" w:space="0" w:color="auto"/>
      </w:divBdr>
      <w:divsChild>
        <w:div w:id="1905292443">
          <w:marLeft w:val="547"/>
          <w:marRight w:val="0"/>
          <w:marTop w:val="96"/>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ton\AppData\Roaming\Microsoft\Templates\PE_B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7A22BA-2BAC-4849-814B-AD74035A4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C:\Users\norton\AppData\Roaming\Microsoft\Templates\PE_BR.dotm</Template>
  <TotalTime>1</TotalTime>
  <Pages>4</Pages>
  <Words>1135</Words>
  <Characters>6963</Characters>
  <Application>Microsoft Office Word</Application>
  <DocSecurity>0</DocSecurity>
  <Lines>161</Lines>
  <Paragraphs>85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ITU</Company>
  <LinksUpToDate>false</LinksUpToDate>
  <CharactersWithSpaces>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ITU</dc:creator>
  <cp:lastModifiedBy>노정훈</cp:lastModifiedBy>
  <cp:revision>2</cp:revision>
  <cp:lastPrinted>2026-02-11T08:11:00Z</cp:lastPrinted>
  <dcterms:created xsi:type="dcterms:W3CDTF">2026-02-11T08:12:00Z</dcterms:created>
  <dcterms:modified xsi:type="dcterms:W3CDTF">2026-02-11T08:12:00Z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y fmtid="{D5CDD505-2E9C-101B-9397-08002B2CF9AE}" pid="5" name="FLCMData">
    <vt:lpwstr>9B236C1CC05806DBB5B9E2FB5BF600B530803265C5DAD59B9C67996D19710D5C1759A01FDB27F640AA777EE033B721B5CFD6E42BFC44CF9BB373A2FCD8F72E87</vt:lpwstr>
  </property>
  <property fmtid="{D5CDD505-2E9C-101B-9397-08002B2CF9AE}" pid="6" name="DocumentId">
    <vt:lpwstr>a03f5dbf-d109-4b0e-81c6-b07fb7597686</vt:lpwstr>
  </property>
</Properties>
</file>